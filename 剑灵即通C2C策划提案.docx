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4174" w:type="dxa"/>
        <w:jc w:val="center"/>
        <w:tblBorders>
          <w:top w:val="single" w:sz="18" w:space="0" w:color="808080"/>
          <w:left w:val="single" w:sz="18" w:space="0" w:color="808080"/>
          <w:bottom w:val="single" w:sz="18" w:space="0" w:color="808080"/>
          <w:right w:val="single" w:sz="18" w:space="0" w:color="808080"/>
          <w:insideH w:val="single" w:sz="8" w:space="0" w:color="808080"/>
          <w:insideV w:val="single" w:sz="8" w:space="0" w:color="808080"/>
        </w:tblBorders>
        <w:tblLayout w:type="fixed"/>
        <w:tblLook w:val="0000" w:firstRow="0" w:lastRow="0" w:firstColumn="0" w:lastColumn="0" w:noHBand="0" w:noVBand="0"/>
      </w:tblPr>
      <w:tblGrid>
        <w:gridCol w:w="1526"/>
        <w:gridCol w:w="3827"/>
        <w:gridCol w:w="1418"/>
        <w:gridCol w:w="3543"/>
        <w:gridCol w:w="1560"/>
        <w:gridCol w:w="2300"/>
      </w:tblGrid>
      <w:tr w:rsidR="00B915F0" w14:paraId="790C3483" w14:textId="77777777" w:rsidTr="006B2AC1">
        <w:trPr>
          <w:trHeight w:val="460"/>
          <w:jc w:val="center"/>
        </w:trPr>
        <w:tc>
          <w:tcPr>
            <w:tcW w:w="1526" w:type="dxa"/>
            <w:shd w:val="clear" w:color="auto" w:fill="D9D9D9"/>
            <w:vAlign w:val="center"/>
          </w:tcPr>
          <w:p w14:paraId="37AAF9CE" w14:textId="77777777" w:rsidR="00B915F0" w:rsidRDefault="00B915F0" w:rsidP="006B2AC1">
            <w:pPr>
              <w:jc w:val="center"/>
              <w:rPr>
                <w:rFonts w:ascii="微软雅黑" w:hAnsi="微软雅黑"/>
                <w:b/>
                <w:sz w:val="18"/>
              </w:rPr>
            </w:pPr>
            <w:r>
              <w:rPr>
                <w:rFonts w:ascii="微软雅黑" w:hAnsi="微软雅黑" w:hint="eastAsia"/>
                <w:b/>
                <w:sz w:val="18"/>
              </w:rPr>
              <w:t>提案名称</w:t>
            </w:r>
          </w:p>
        </w:tc>
        <w:tc>
          <w:tcPr>
            <w:tcW w:w="8788" w:type="dxa"/>
            <w:gridSpan w:val="3"/>
            <w:shd w:val="clear" w:color="auto" w:fill="auto"/>
            <w:vAlign w:val="center"/>
          </w:tcPr>
          <w:p w14:paraId="353E267C" w14:textId="77777777" w:rsidR="00B915F0" w:rsidRPr="00BF7C4D" w:rsidRDefault="00B915F0" w:rsidP="006B2AC1">
            <w:pPr>
              <w:rPr>
                <w:rFonts w:ascii="微软雅黑" w:hAnsi="微软雅黑"/>
                <w:b/>
                <w:sz w:val="28"/>
                <w:szCs w:val="28"/>
              </w:rPr>
            </w:pPr>
            <w:r w:rsidRPr="00BF7C4D">
              <w:rPr>
                <w:rFonts w:ascii="微软雅黑" w:hAnsi="微软雅黑" w:hint="eastAsia"/>
                <w:b/>
                <w:sz w:val="28"/>
                <w:szCs w:val="28"/>
              </w:rPr>
              <w:t>剑灵</w:t>
            </w:r>
            <w:r>
              <w:rPr>
                <w:rFonts w:ascii="微软雅黑" w:hAnsi="微软雅黑" w:hint="eastAsia"/>
                <w:b/>
                <w:sz w:val="28"/>
                <w:szCs w:val="28"/>
              </w:rPr>
              <w:t>即通C2C策划提案</w:t>
            </w:r>
          </w:p>
        </w:tc>
        <w:tc>
          <w:tcPr>
            <w:tcW w:w="1560" w:type="dxa"/>
            <w:shd w:val="clear" w:color="auto" w:fill="D9D9D9"/>
            <w:vAlign w:val="center"/>
          </w:tcPr>
          <w:p w14:paraId="2C5723F0" w14:textId="77777777" w:rsidR="00B915F0" w:rsidRDefault="00B915F0" w:rsidP="006B2AC1">
            <w:pPr>
              <w:jc w:val="center"/>
              <w:rPr>
                <w:rFonts w:ascii="微软雅黑" w:hAnsi="微软雅黑"/>
                <w:b/>
                <w:sz w:val="18"/>
              </w:rPr>
            </w:pPr>
            <w:r>
              <w:rPr>
                <w:rFonts w:ascii="微软雅黑" w:hAnsi="微软雅黑" w:hint="eastAsia"/>
                <w:b/>
                <w:sz w:val="18"/>
              </w:rPr>
              <w:t>分类</w:t>
            </w:r>
          </w:p>
        </w:tc>
        <w:tc>
          <w:tcPr>
            <w:tcW w:w="2300" w:type="dxa"/>
            <w:vAlign w:val="center"/>
          </w:tcPr>
          <w:p w14:paraId="260A6D34" w14:textId="77777777" w:rsidR="00B915F0" w:rsidRDefault="00B915F0" w:rsidP="006B2AC1">
            <w:pPr>
              <w:jc w:val="left"/>
              <w:rPr>
                <w:rFonts w:ascii="微软雅黑" w:hAnsi="微软雅黑"/>
                <w:sz w:val="18"/>
              </w:rPr>
            </w:pPr>
            <w:r>
              <w:rPr>
                <w:rFonts w:ascii="微软雅黑" w:hAnsi="微软雅黑" w:hint="eastAsia"/>
                <w:sz w:val="18"/>
              </w:rPr>
              <w:t>社区化</w:t>
            </w:r>
          </w:p>
        </w:tc>
      </w:tr>
      <w:tr w:rsidR="00B915F0" w14:paraId="175C201D" w14:textId="77777777" w:rsidTr="006B2AC1">
        <w:trPr>
          <w:trHeight w:val="424"/>
          <w:jc w:val="center"/>
        </w:trPr>
        <w:tc>
          <w:tcPr>
            <w:tcW w:w="1526" w:type="dxa"/>
            <w:shd w:val="clear" w:color="auto" w:fill="D9D9D9"/>
            <w:vAlign w:val="center"/>
          </w:tcPr>
          <w:p w14:paraId="64477083" w14:textId="77777777" w:rsidR="00B915F0" w:rsidRDefault="00B915F0" w:rsidP="006B2AC1">
            <w:pPr>
              <w:jc w:val="center"/>
              <w:rPr>
                <w:rFonts w:ascii="微软雅黑" w:hAnsi="微软雅黑"/>
                <w:b/>
                <w:sz w:val="18"/>
              </w:rPr>
            </w:pPr>
            <w:r>
              <w:rPr>
                <w:rFonts w:ascii="微软雅黑" w:hAnsi="微软雅黑" w:hint="eastAsia"/>
                <w:b/>
                <w:sz w:val="18"/>
              </w:rPr>
              <w:t>提案时间</w:t>
            </w:r>
          </w:p>
        </w:tc>
        <w:tc>
          <w:tcPr>
            <w:tcW w:w="3827" w:type="dxa"/>
            <w:shd w:val="clear" w:color="auto" w:fill="auto"/>
            <w:vAlign w:val="center"/>
          </w:tcPr>
          <w:p w14:paraId="23B43339" w14:textId="77777777" w:rsidR="00B915F0" w:rsidRDefault="00B915F0" w:rsidP="006B2AC1">
            <w:pPr>
              <w:jc w:val="left"/>
              <w:rPr>
                <w:rFonts w:ascii="微软雅黑" w:hAnsi="微软雅黑"/>
                <w:sz w:val="18"/>
              </w:rPr>
            </w:pPr>
            <w:r>
              <w:rPr>
                <w:rFonts w:ascii="微软雅黑" w:hAnsi="微软雅黑"/>
                <w:sz w:val="18"/>
              </w:rPr>
              <w:t>2012/6/28</w:t>
            </w:r>
          </w:p>
        </w:tc>
        <w:tc>
          <w:tcPr>
            <w:tcW w:w="1418" w:type="dxa"/>
            <w:shd w:val="clear" w:color="auto" w:fill="D9D9D9"/>
            <w:vAlign w:val="center"/>
          </w:tcPr>
          <w:p w14:paraId="531DDF2F" w14:textId="77777777" w:rsidR="00B915F0" w:rsidRDefault="00B915F0" w:rsidP="006B2AC1">
            <w:pPr>
              <w:jc w:val="center"/>
              <w:rPr>
                <w:rFonts w:ascii="微软雅黑" w:hAnsi="微软雅黑"/>
                <w:b/>
                <w:sz w:val="18"/>
              </w:rPr>
            </w:pPr>
            <w:r w:rsidRPr="0009798A">
              <w:rPr>
                <w:rFonts w:ascii="微软雅黑" w:hAnsi="微软雅黑" w:hint="eastAsia"/>
                <w:b/>
                <w:sz w:val="18"/>
                <w:szCs w:val="18"/>
              </w:rPr>
              <w:t>Version No</w:t>
            </w:r>
          </w:p>
        </w:tc>
        <w:tc>
          <w:tcPr>
            <w:tcW w:w="3543" w:type="dxa"/>
            <w:shd w:val="clear" w:color="auto" w:fill="auto"/>
            <w:vAlign w:val="center"/>
          </w:tcPr>
          <w:p w14:paraId="3C07E0DF" w14:textId="77777777" w:rsidR="00B915F0" w:rsidRDefault="00B915F0" w:rsidP="006B2AC1">
            <w:pPr>
              <w:jc w:val="left"/>
              <w:rPr>
                <w:rFonts w:ascii="微软雅黑" w:hAnsi="微软雅黑"/>
                <w:sz w:val="18"/>
              </w:rPr>
            </w:pPr>
            <w:r>
              <w:rPr>
                <w:rFonts w:ascii="微软雅黑" w:hAnsi="微软雅黑" w:hint="eastAsia"/>
                <w:sz w:val="18"/>
              </w:rPr>
              <w:t>0.1</w:t>
            </w:r>
          </w:p>
        </w:tc>
        <w:tc>
          <w:tcPr>
            <w:tcW w:w="1560" w:type="dxa"/>
            <w:shd w:val="clear" w:color="auto" w:fill="D9D9D9"/>
            <w:vAlign w:val="center"/>
          </w:tcPr>
          <w:p w14:paraId="154A99D7" w14:textId="77777777" w:rsidR="00B915F0" w:rsidRDefault="00B915F0" w:rsidP="006B2AC1">
            <w:pPr>
              <w:jc w:val="center"/>
              <w:rPr>
                <w:rFonts w:ascii="微软雅黑" w:hAnsi="微软雅黑"/>
                <w:b/>
                <w:sz w:val="18"/>
              </w:rPr>
            </w:pPr>
            <w:r>
              <w:rPr>
                <w:rFonts w:ascii="微软雅黑" w:hAnsi="微软雅黑" w:hint="eastAsia"/>
                <w:b/>
                <w:sz w:val="18"/>
              </w:rPr>
              <w:t>提案</w:t>
            </w:r>
          </w:p>
        </w:tc>
        <w:tc>
          <w:tcPr>
            <w:tcW w:w="2300" w:type="dxa"/>
            <w:vAlign w:val="center"/>
          </w:tcPr>
          <w:p w14:paraId="69FC83E0" w14:textId="77777777" w:rsidR="00B915F0" w:rsidRDefault="00B915F0" w:rsidP="006B2AC1">
            <w:pPr>
              <w:jc w:val="left"/>
              <w:rPr>
                <w:rFonts w:ascii="微软雅黑" w:hAnsi="微软雅黑"/>
                <w:sz w:val="18"/>
              </w:rPr>
            </w:pPr>
            <w:r>
              <w:rPr>
                <w:rFonts w:ascii="微软雅黑" w:hAnsi="微软雅黑" w:hint="eastAsia"/>
                <w:sz w:val="18"/>
              </w:rPr>
              <w:t>腾讯剑灵项目组</w:t>
            </w:r>
          </w:p>
        </w:tc>
      </w:tr>
      <w:tr w:rsidR="00B915F0" w14:paraId="37FA3F94" w14:textId="77777777" w:rsidTr="006B2AC1">
        <w:trPr>
          <w:jc w:val="center"/>
        </w:trPr>
        <w:tc>
          <w:tcPr>
            <w:tcW w:w="1526" w:type="dxa"/>
            <w:tcBorders>
              <w:bottom w:val="single" w:sz="4" w:space="0" w:color="auto"/>
            </w:tcBorders>
            <w:shd w:val="clear" w:color="auto" w:fill="D9D9D9"/>
            <w:vAlign w:val="center"/>
          </w:tcPr>
          <w:p w14:paraId="4448B60D" w14:textId="77777777" w:rsidR="00B915F0" w:rsidRDefault="00B915F0" w:rsidP="006B2AC1">
            <w:pPr>
              <w:jc w:val="center"/>
              <w:rPr>
                <w:rFonts w:ascii="微软雅黑" w:hAnsi="微软雅黑"/>
                <w:b/>
                <w:sz w:val="18"/>
              </w:rPr>
            </w:pPr>
            <w:r>
              <w:rPr>
                <w:rFonts w:ascii="微软雅黑" w:hAnsi="微软雅黑" w:hint="eastAsia"/>
                <w:b/>
                <w:sz w:val="18"/>
              </w:rPr>
              <w:t>修订历史</w:t>
            </w:r>
          </w:p>
        </w:tc>
        <w:tc>
          <w:tcPr>
            <w:tcW w:w="12648" w:type="dxa"/>
            <w:gridSpan w:val="5"/>
            <w:tcBorders>
              <w:bottom w:val="single" w:sz="4" w:space="0" w:color="auto"/>
            </w:tcBorders>
          </w:tcPr>
          <w:p w14:paraId="347CEF6F" w14:textId="77777777" w:rsidR="00B915F0" w:rsidRPr="002F497E" w:rsidRDefault="00B915F0" w:rsidP="006B2AC1">
            <w:pPr>
              <w:ind w:left="360"/>
              <w:rPr>
                <w:rFonts w:ascii="微软雅黑" w:hAnsi="微软雅黑"/>
                <w:sz w:val="18"/>
              </w:rPr>
            </w:pPr>
            <w:r>
              <w:rPr>
                <w:rFonts w:ascii="微软雅黑" w:hAnsi="微软雅黑" w:hint="eastAsia"/>
                <w:sz w:val="18"/>
              </w:rPr>
              <w:br/>
            </w:r>
          </w:p>
        </w:tc>
      </w:tr>
      <w:tr w:rsidR="00B915F0" w14:paraId="022A21DA" w14:textId="77777777" w:rsidTr="006B2AC1">
        <w:trPr>
          <w:trHeight w:val="950"/>
          <w:jc w:val="center"/>
        </w:trPr>
        <w:tc>
          <w:tcPr>
            <w:tcW w:w="1526" w:type="dxa"/>
            <w:tcBorders>
              <w:top w:val="single" w:sz="4" w:space="0" w:color="auto"/>
              <w:bottom w:val="single" w:sz="18" w:space="0" w:color="808080"/>
            </w:tcBorders>
            <w:shd w:val="clear" w:color="auto" w:fill="D9D9D9"/>
            <w:vAlign w:val="center"/>
          </w:tcPr>
          <w:p w14:paraId="1665EAD5" w14:textId="77777777" w:rsidR="00B915F0" w:rsidRDefault="00B915F0" w:rsidP="006B2AC1">
            <w:pPr>
              <w:jc w:val="center"/>
              <w:rPr>
                <w:rFonts w:ascii="微软雅黑" w:hAnsi="微软雅黑"/>
                <w:b/>
                <w:sz w:val="18"/>
              </w:rPr>
            </w:pPr>
            <w:r>
              <w:rPr>
                <w:rFonts w:ascii="微软雅黑" w:hAnsi="微软雅黑" w:hint="eastAsia"/>
                <w:b/>
                <w:sz w:val="18"/>
              </w:rPr>
              <w:t>备注</w:t>
            </w:r>
          </w:p>
        </w:tc>
        <w:tc>
          <w:tcPr>
            <w:tcW w:w="12648" w:type="dxa"/>
            <w:gridSpan w:val="5"/>
            <w:tcBorders>
              <w:top w:val="single" w:sz="4" w:space="0" w:color="auto"/>
              <w:bottom w:val="single" w:sz="18" w:space="0" w:color="808080"/>
            </w:tcBorders>
            <w:vAlign w:val="center"/>
          </w:tcPr>
          <w:p w14:paraId="5EEEAD97" w14:textId="77777777" w:rsidR="00B915F0" w:rsidRDefault="00B915F0" w:rsidP="006B2AC1">
            <w:pPr>
              <w:rPr>
                <w:rFonts w:ascii="微软雅黑" w:hAnsi="微软雅黑"/>
                <w:sz w:val="18"/>
              </w:rPr>
            </w:pPr>
          </w:p>
          <w:p w14:paraId="05866D40" w14:textId="77777777" w:rsidR="00B915F0" w:rsidRDefault="00B915F0" w:rsidP="006B2AC1">
            <w:pPr>
              <w:rPr>
                <w:rFonts w:ascii="微软雅黑" w:hAnsi="微软雅黑"/>
                <w:sz w:val="18"/>
              </w:rPr>
            </w:pPr>
          </w:p>
          <w:p w14:paraId="1119D93D" w14:textId="77777777" w:rsidR="00B915F0" w:rsidRDefault="00B915F0" w:rsidP="006B2AC1">
            <w:pPr>
              <w:rPr>
                <w:rFonts w:ascii="微软雅黑" w:hAnsi="微软雅黑"/>
                <w:sz w:val="18"/>
              </w:rPr>
            </w:pPr>
          </w:p>
          <w:p w14:paraId="27AFBA59" w14:textId="77777777" w:rsidR="00B915F0" w:rsidRDefault="00B915F0" w:rsidP="006B2AC1">
            <w:pPr>
              <w:rPr>
                <w:rFonts w:ascii="微软雅黑" w:hAnsi="微软雅黑"/>
                <w:sz w:val="18"/>
              </w:rPr>
            </w:pPr>
          </w:p>
          <w:p w14:paraId="1B8CC339" w14:textId="77777777" w:rsidR="00B915F0" w:rsidRDefault="00B915F0" w:rsidP="006B2AC1">
            <w:pPr>
              <w:rPr>
                <w:rFonts w:ascii="微软雅黑" w:hAnsi="微软雅黑"/>
                <w:sz w:val="18"/>
              </w:rPr>
            </w:pPr>
          </w:p>
        </w:tc>
      </w:tr>
    </w:tbl>
    <w:p w14:paraId="256147E4" w14:textId="77777777" w:rsidR="004C40A9" w:rsidRDefault="004C40A9" w:rsidP="00B915F0"/>
    <w:p w14:paraId="200FC94E" w14:textId="77777777" w:rsidR="00B915F0" w:rsidRDefault="00B915F0" w:rsidP="00B915F0"/>
    <w:p w14:paraId="18AA66CB" w14:textId="77777777" w:rsidR="00B915F0" w:rsidRDefault="00B915F0" w:rsidP="00B915F0"/>
    <w:p w14:paraId="5C3628BA" w14:textId="77777777" w:rsidR="00B915F0" w:rsidRDefault="00B915F0" w:rsidP="00B915F0"/>
    <w:p w14:paraId="24C53D24" w14:textId="77777777" w:rsidR="00B915F0" w:rsidRDefault="00B915F0" w:rsidP="00B915F0"/>
    <w:p w14:paraId="3DC75230" w14:textId="77777777" w:rsidR="00B915F0" w:rsidRDefault="00B915F0" w:rsidP="00B915F0"/>
    <w:p w14:paraId="22A8D98D" w14:textId="77777777" w:rsidR="00B915F0" w:rsidRDefault="00B915F0" w:rsidP="00B915F0"/>
    <w:p w14:paraId="42AEAF18" w14:textId="77777777" w:rsidR="00B915F0" w:rsidRDefault="00B915F0" w:rsidP="00B915F0"/>
    <w:p w14:paraId="42800063" w14:textId="77777777" w:rsidR="00B915F0" w:rsidRDefault="00B915F0" w:rsidP="00B915F0"/>
    <w:p w14:paraId="439BB98B" w14:textId="77777777" w:rsidR="00B915F0" w:rsidRDefault="00B915F0" w:rsidP="00B915F0"/>
    <w:p w14:paraId="4829F2B2" w14:textId="77777777" w:rsidR="00B915F0" w:rsidRDefault="00B915F0" w:rsidP="00B915F0"/>
    <w:p w14:paraId="0C507168" w14:textId="77777777" w:rsidR="00B915F0" w:rsidRDefault="00B915F0" w:rsidP="00B915F0"/>
    <w:p w14:paraId="051B54FD" w14:textId="77777777" w:rsidR="00B915F0" w:rsidRDefault="00B915F0" w:rsidP="00B915F0"/>
    <w:p w14:paraId="049815DA" w14:textId="77777777" w:rsidR="00B915F0" w:rsidRDefault="00B915F0" w:rsidP="00B915F0"/>
    <w:p w14:paraId="598AF88D" w14:textId="77777777" w:rsidR="00B915F0" w:rsidRDefault="00B915F0" w:rsidP="00B915F0"/>
    <w:p w14:paraId="436E2771" w14:textId="77777777" w:rsidR="00B915F0" w:rsidRDefault="00B915F0" w:rsidP="00B915F0"/>
    <w:p w14:paraId="12C7A18F" w14:textId="77777777" w:rsidR="00BC5C92" w:rsidRDefault="00BC5C92" w:rsidP="00B915F0"/>
    <w:p w14:paraId="0F8D98CF" w14:textId="77777777" w:rsidR="00BC5C92" w:rsidRDefault="00BC5C92" w:rsidP="00B915F0"/>
    <w:p w14:paraId="462BF6F8" w14:textId="77777777" w:rsidR="00BC5C92" w:rsidRDefault="00BC5C92" w:rsidP="00B915F0"/>
    <w:sdt>
      <w:sdtPr>
        <w:rPr>
          <w:rFonts w:ascii="Calibri" w:eastAsia="微软雅黑" w:hAnsi="Calibri" w:cs="Times New Roman"/>
          <w:b w:val="0"/>
          <w:bCs w:val="0"/>
          <w:color w:val="auto"/>
          <w:kern w:val="2"/>
          <w:sz w:val="22"/>
          <w:szCs w:val="22"/>
          <w:lang w:val="zh-CN"/>
        </w:rPr>
        <w:id w:val="-1787573950"/>
        <w:docPartObj>
          <w:docPartGallery w:val="Table of Contents"/>
          <w:docPartUnique/>
        </w:docPartObj>
      </w:sdtPr>
      <w:sdtEndPr>
        <w:rPr>
          <w:noProof/>
          <w:lang w:val="en-US"/>
        </w:rPr>
      </w:sdtEndPr>
      <w:sdtContent>
        <w:p w14:paraId="04815557" w14:textId="574A0E5F" w:rsidR="00EF5CEC" w:rsidRDefault="00EF5CEC" w:rsidP="00EF5CEC">
          <w:pPr>
            <w:pStyle w:val="TOC"/>
            <w:ind w:firstLine="440"/>
          </w:pPr>
          <w:r>
            <w:rPr>
              <w:lang w:val="zh-CN"/>
            </w:rPr>
            <w:t>目录</w:t>
          </w:r>
        </w:p>
        <w:p w14:paraId="0EAE1CA7" w14:textId="77777777" w:rsidR="00E727F7" w:rsidRDefault="00EF5CEC">
          <w:pPr>
            <w:pStyle w:val="11"/>
            <w:tabs>
              <w:tab w:val="left" w:pos="447"/>
              <w:tab w:val="right" w:leader="dot" w:pos="14668"/>
            </w:tabs>
            <w:rPr>
              <w:rFonts w:eastAsiaTheme="minorEastAsia" w:cstheme="minorBidi"/>
              <w:b w:val="0"/>
              <w:noProof/>
            </w:rPr>
          </w:pPr>
          <w:r>
            <w:rPr>
              <w:b w:val="0"/>
            </w:rPr>
            <w:fldChar w:fldCharType="begin"/>
          </w:r>
          <w:r>
            <w:instrText>TOC \o "1-3" \h \z \u</w:instrText>
          </w:r>
          <w:r>
            <w:rPr>
              <w:b w:val="0"/>
            </w:rPr>
            <w:fldChar w:fldCharType="separate"/>
          </w:r>
          <w:r w:rsidR="00E727F7">
            <w:rPr>
              <w:noProof/>
            </w:rPr>
            <w:t>1</w:t>
          </w:r>
          <w:r w:rsidR="00E727F7">
            <w:rPr>
              <w:rFonts w:eastAsiaTheme="minorEastAsia" w:cstheme="minorBidi"/>
              <w:b w:val="0"/>
              <w:noProof/>
            </w:rPr>
            <w:tab/>
          </w:r>
          <w:r w:rsidR="00E727F7">
            <w:rPr>
              <w:rFonts w:hint="eastAsia"/>
              <w:noProof/>
            </w:rPr>
            <w:t>概述</w:t>
          </w:r>
          <w:r w:rsidR="00E727F7">
            <w:rPr>
              <w:noProof/>
            </w:rPr>
            <w:tab/>
          </w:r>
          <w:r w:rsidR="00E727F7">
            <w:rPr>
              <w:noProof/>
            </w:rPr>
            <w:fldChar w:fldCharType="begin"/>
          </w:r>
          <w:r w:rsidR="00E727F7">
            <w:rPr>
              <w:noProof/>
            </w:rPr>
            <w:instrText xml:space="preserve"> PAGEREF _Toc203642683 \h </w:instrText>
          </w:r>
          <w:r w:rsidR="00E727F7">
            <w:rPr>
              <w:noProof/>
            </w:rPr>
          </w:r>
          <w:r w:rsidR="00E727F7">
            <w:rPr>
              <w:noProof/>
            </w:rPr>
            <w:fldChar w:fldCharType="separate"/>
          </w:r>
          <w:r w:rsidR="00E727F7">
            <w:rPr>
              <w:noProof/>
            </w:rPr>
            <w:t>5</w:t>
          </w:r>
          <w:r w:rsidR="00E727F7">
            <w:rPr>
              <w:noProof/>
            </w:rPr>
            <w:fldChar w:fldCharType="end"/>
          </w:r>
        </w:p>
        <w:p w14:paraId="488DFB0D"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1.1</w:t>
          </w:r>
          <w:r>
            <w:rPr>
              <w:rFonts w:eastAsiaTheme="minorEastAsia" w:cstheme="minorBidi"/>
              <w:b w:val="0"/>
              <w:noProof/>
              <w:sz w:val="24"/>
              <w:szCs w:val="24"/>
            </w:rPr>
            <w:tab/>
          </w:r>
          <w:r>
            <w:rPr>
              <w:rFonts w:hint="eastAsia"/>
              <w:noProof/>
            </w:rPr>
            <w:t>目的</w:t>
          </w:r>
          <w:r>
            <w:rPr>
              <w:noProof/>
            </w:rPr>
            <w:tab/>
          </w:r>
          <w:r>
            <w:rPr>
              <w:noProof/>
            </w:rPr>
            <w:fldChar w:fldCharType="begin"/>
          </w:r>
          <w:r>
            <w:rPr>
              <w:noProof/>
            </w:rPr>
            <w:instrText xml:space="preserve"> PAGEREF _Toc203642684 \h </w:instrText>
          </w:r>
          <w:r>
            <w:rPr>
              <w:noProof/>
            </w:rPr>
          </w:r>
          <w:r>
            <w:rPr>
              <w:noProof/>
            </w:rPr>
            <w:fldChar w:fldCharType="separate"/>
          </w:r>
          <w:r>
            <w:rPr>
              <w:noProof/>
            </w:rPr>
            <w:t>5</w:t>
          </w:r>
          <w:r>
            <w:rPr>
              <w:noProof/>
            </w:rPr>
            <w:fldChar w:fldCharType="end"/>
          </w:r>
        </w:p>
        <w:p w14:paraId="09E4F289"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1.2</w:t>
          </w:r>
          <w:r>
            <w:rPr>
              <w:rFonts w:eastAsiaTheme="minorEastAsia" w:cstheme="minorBidi"/>
              <w:b w:val="0"/>
              <w:noProof/>
              <w:sz w:val="24"/>
              <w:szCs w:val="24"/>
            </w:rPr>
            <w:tab/>
          </w:r>
          <w:r>
            <w:rPr>
              <w:rFonts w:hint="eastAsia"/>
              <w:noProof/>
            </w:rPr>
            <w:t>主要功能</w:t>
          </w:r>
          <w:r>
            <w:rPr>
              <w:noProof/>
            </w:rPr>
            <w:tab/>
          </w:r>
          <w:r>
            <w:rPr>
              <w:noProof/>
            </w:rPr>
            <w:fldChar w:fldCharType="begin"/>
          </w:r>
          <w:r>
            <w:rPr>
              <w:noProof/>
            </w:rPr>
            <w:instrText xml:space="preserve"> PAGEREF _Toc203642685 \h </w:instrText>
          </w:r>
          <w:r>
            <w:rPr>
              <w:noProof/>
            </w:rPr>
          </w:r>
          <w:r>
            <w:rPr>
              <w:noProof/>
            </w:rPr>
            <w:fldChar w:fldCharType="separate"/>
          </w:r>
          <w:r>
            <w:rPr>
              <w:noProof/>
            </w:rPr>
            <w:t>5</w:t>
          </w:r>
          <w:r>
            <w:rPr>
              <w:noProof/>
            </w:rPr>
            <w:fldChar w:fldCharType="end"/>
          </w:r>
        </w:p>
        <w:p w14:paraId="2F39349B" w14:textId="77777777" w:rsidR="00E727F7" w:rsidRDefault="00E727F7">
          <w:pPr>
            <w:pStyle w:val="33"/>
            <w:tabs>
              <w:tab w:val="left" w:pos="1191"/>
              <w:tab w:val="right" w:leader="dot" w:pos="14668"/>
            </w:tabs>
            <w:rPr>
              <w:rFonts w:eastAsiaTheme="minorEastAsia" w:cstheme="minorBidi"/>
              <w:noProof/>
              <w:sz w:val="24"/>
              <w:szCs w:val="24"/>
            </w:rPr>
          </w:pPr>
          <w:r>
            <w:rPr>
              <w:noProof/>
            </w:rPr>
            <w:t>1.2.1</w:t>
          </w:r>
          <w:r>
            <w:rPr>
              <w:rFonts w:eastAsiaTheme="minorEastAsia" w:cstheme="minorBidi"/>
              <w:noProof/>
              <w:sz w:val="24"/>
              <w:szCs w:val="24"/>
            </w:rPr>
            <w:tab/>
          </w:r>
          <w:r>
            <w:rPr>
              <w:rFonts w:hint="eastAsia"/>
              <w:noProof/>
            </w:rPr>
            <w:t>实现已成为</w:t>
          </w:r>
          <w:r>
            <w:rPr>
              <w:noProof/>
            </w:rPr>
            <w:t>QQ</w:t>
          </w:r>
          <w:r>
            <w:rPr>
              <w:rFonts w:hint="eastAsia"/>
              <w:noProof/>
            </w:rPr>
            <w:t>好友的关系用户，游戏内角色所属的</w:t>
          </w:r>
          <w:r>
            <w:rPr>
              <w:noProof/>
            </w:rPr>
            <w:t>QQ</w:t>
          </w:r>
          <w:r>
            <w:rPr>
              <w:rFonts w:hint="eastAsia"/>
              <w:noProof/>
            </w:rPr>
            <w:t>与游戏外</w:t>
          </w:r>
          <w:r>
            <w:rPr>
              <w:noProof/>
            </w:rPr>
            <w:t>QQ</w:t>
          </w:r>
          <w:r>
            <w:rPr>
              <w:rFonts w:hint="eastAsia"/>
              <w:noProof/>
            </w:rPr>
            <w:t>好友的即时通讯</w:t>
          </w:r>
          <w:r>
            <w:rPr>
              <w:noProof/>
            </w:rPr>
            <w:t>--</w:t>
          </w:r>
          <w:r>
            <w:rPr>
              <w:rFonts w:hint="eastAsia"/>
              <w:noProof/>
            </w:rPr>
            <w:t>好友聊天、离线消息</w:t>
          </w:r>
          <w:r>
            <w:rPr>
              <w:noProof/>
            </w:rPr>
            <w:tab/>
          </w:r>
          <w:r>
            <w:rPr>
              <w:noProof/>
            </w:rPr>
            <w:fldChar w:fldCharType="begin"/>
          </w:r>
          <w:r>
            <w:rPr>
              <w:noProof/>
            </w:rPr>
            <w:instrText xml:space="preserve"> PAGEREF _Toc203642686 \h </w:instrText>
          </w:r>
          <w:r>
            <w:rPr>
              <w:noProof/>
            </w:rPr>
          </w:r>
          <w:r>
            <w:rPr>
              <w:noProof/>
            </w:rPr>
            <w:fldChar w:fldCharType="separate"/>
          </w:r>
          <w:r>
            <w:rPr>
              <w:noProof/>
            </w:rPr>
            <w:t>5</w:t>
          </w:r>
          <w:r>
            <w:rPr>
              <w:noProof/>
            </w:rPr>
            <w:fldChar w:fldCharType="end"/>
          </w:r>
        </w:p>
        <w:p w14:paraId="40A3F90C" w14:textId="77777777" w:rsidR="00E727F7" w:rsidRDefault="00E727F7">
          <w:pPr>
            <w:pStyle w:val="33"/>
            <w:tabs>
              <w:tab w:val="left" w:pos="1191"/>
              <w:tab w:val="right" w:leader="dot" w:pos="14668"/>
            </w:tabs>
            <w:rPr>
              <w:rFonts w:eastAsiaTheme="minorEastAsia" w:cstheme="minorBidi"/>
              <w:noProof/>
              <w:sz w:val="24"/>
              <w:szCs w:val="24"/>
            </w:rPr>
          </w:pPr>
          <w:r>
            <w:rPr>
              <w:noProof/>
            </w:rPr>
            <w:t>1.2.2</w:t>
          </w:r>
          <w:r>
            <w:rPr>
              <w:rFonts w:eastAsiaTheme="minorEastAsia" w:cstheme="minorBidi"/>
              <w:noProof/>
              <w:sz w:val="24"/>
              <w:szCs w:val="24"/>
            </w:rPr>
            <w:tab/>
          </w:r>
          <w:r>
            <w:rPr>
              <w:rFonts w:hint="eastAsia"/>
              <w:noProof/>
            </w:rPr>
            <w:t>实现未成为</w:t>
          </w:r>
          <w:r>
            <w:rPr>
              <w:noProof/>
            </w:rPr>
            <w:t>QQ</w:t>
          </w:r>
          <w:r>
            <w:rPr>
              <w:rFonts w:hint="eastAsia"/>
              <w:noProof/>
            </w:rPr>
            <w:t>好友的用户，游戏内角色所属的</w:t>
          </w:r>
          <w:r>
            <w:rPr>
              <w:noProof/>
            </w:rPr>
            <w:t>QQ</w:t>
          </w:r>
          <w:r>
            <w:rPr>
              <w:rFonts w:hint="eastAsia"/>
              <w:noProof/>
            </w:rPr>
            <w:t>与游戏外</w:t>
          </w:r>
          <w:r>
            <w:rPr>
              <w:noProof/>
            </w:rPr>
            <w:t>QQ</w:t>
          </w:r>
          <w:r>
            <w:rPr>
              <w:rFonts w:hint="eastAsia"/>
              <w:noProof/>
            </w:rPr>
            <w:t>的即时通讯</w:t>
          </w:r>
          <w:r>
            <w:rPr>
              <w:noProof/>
            </w:rPr>
            <w:t>--</w:t>
          </w:r>
          <w:r>
            <w:rPr>
              <w:rFonts w:hint="eastAsia"/>
              <w:noProof/>
            </w:rPr>
            <w:t>临时会话、离线消息</w:t>
          </w:r>
          <w:r>
            <w:rPr>
              <w:noProof/>
            </w:rPr>
            <w:tab/>
          </w:r>
          <w:r>
            <w:rPr>
              <w:noProof/>
            </w:rPr>
            <w:fldChar w:fldCharType="begin"/>
          </w:r>
          <w:r>
            <w:rPr>
              <w:noProof/>
            </w:rPr>
            <w:instrText xml:space="preserve"> PAGEREF _Toc203642687 \h </w:instrText>
          </w:r>
          <w:r>
            <w:rPr>
              <w:noProof/>
            </w:rPr>
          </w:r>
          <w:r>
            <w:rPr>
              <w:noProof/>
            </w:rPr>
            <w:fldChar w:fldCharType="separate"/>
          </w:r>
          <w:r>
            <w:rPr>
              <w:noProof/>
            </w:rPr>
            <w:t>5</w:t>
          </w:r>
          <w:r>
            <w:rPr>
              <w:noProof/>
            </w:rPr>
            <w:fldChar w:fldCharType="end"/>
          </w:r>
        </w:p>
        <w:p w14:paraId="6D9619EC"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1.3</w:t>
          </w:r>
          <w:r>
            <w:rPr>
              <w:rFonts w:eastAsiaTheme="minorEastAsia" w:cstheme="minorBidi"/>
              <w:b w:val="0"/>
              <w:noProof/>
              <w:sz w:val="24"/>
              <w:szCs w:val="24"/>
            </w:rPr>
            <w:tab/>
          </w:r>
          <w:r>
            <w:rPr>
              <w:rFonts w:hint="eastAsia"/>
              <w:noProof/>
            </w:rPr>
            <w:t>详细功能</w:t>
          </w:r>
          <w:r>
            <w:rPr>
              <w:noProof/>
            </w:rPr>
            <w:tab/>
          </w:r>
          <w:r>
            <w:rPr>
              <w:noProof/>
            </w:rPr>
            <w:fldChar w:fldCharType="begin"/>
          </w:r>
          <w:r>
            <w:rPr>
              <w:noProof/>
            </w:rPr>
            <w:instrText xml:space="preserve"> PAGEREF _Toc203642688 \h </w:instrText>
          </w:r>
          <w:r>
            <w:rPr>
              <w:noProof/>
            </w:rPr>
          </w:r>
          <w:r>
            <w:rPr>
              <w:noProof/>
            </w:rPr>
            <w:fldChar w:fldCharType="separate"/>
          </w:r>
          <w:r>
            <w:rPr>
              <w:noProof/>
            </w:rPr>
            <w:t>6</w:t>
          </w:r>
          <w:r>
            <w:rPr>
              <w:noProof/>
            </w:rPr>
            <w:fldChar w:fldCharType="end"/>
          </w:r>
        </w:p>
        <w:p w14:paraId="326D6766" w14:textId="77777777" w:rsidR="00E727F7" w:rsidRDefault="00E727F7">
          <w:pPr>
            <w:pStyle w:val="33"/>
            <w:tabs>
              <w:tab w:val="left" w:pos="1191"/>
              <w:tab w:val="right" w:leader="dot" w:pos="14668"/>
            </w:tabs>
            <w:rPr>
              <w:rFonts w:eastAsiaTheme="minorEastAsia" w:cstheme="minorBidi"/>
              <w:noProof/>
              <w:sz w:val="24"/>
              <w:szCs w:val="24"/>
            </w:rPr>
          </w:pPr>
          <w:r>
            <w:rPr>
              <w:noProof/>
            </w:rPr>
            <w:t>1.3.1</w:t>
          </w:r>
          <w:r>
            <w:rPr>
              <w:rFonts w:eastAsiaTheme="minorEastAsia" w:cstheme="minorBidi"/>
              <w:noProof/>
              <w:sz w:val="24"/>
              <w:szCs w:val="24"/>
            </w:rPr>
            <w:tab/>
          </w:r>
          <w:r>
            <w:rPr>
              <w:rFonts w:hint="eastAsia"/>
              <w:noProof/>
            </w:rPr>
            <w:t>用户角色绑定与切换</w:t>
          </w:r>
          <w:r>
            <w:rPr>
              <w:noProof/>
            </w:rPr>
            <w:t xml:space="preserve"> </w:t>
          </w:r>
          <w:r>
            <w:rPr>
              <w:rFonts w:hint="eastAsia"/>
              <w:noProof/>
            </w:rPr>
            <w:t>由游戏</w:t>
          </w:r>
          <w:r>
            <w:rPr>
              <w:noProof/>
            </w:rPr>
            <w:t>SVR</w:t>
          </w:r>
          <w:r>
            <w:rPr>
              <w:rFonts w:hint="eastAsia"/>
              <w:noProof/>
            </w:rPr>
            <w:t>保存</w:t>
          </w:r>
          <w:r>
            <w:rPr>
              <w:noProof/>
            </w:rPr>
            <w:tab/>
          </w:r>
          <w:r>
            <w:rPr>
              <w:noProof/>
            </w:rPr>
            <w:fldChar w:fldCharType="begin"/>
          </w:r>
          <w:r>
            <w:rPr>
              <w:noProof/>
            </w:rPr>
            <w:instrText xml:space="preserve"> PAGEREF _Toc203642689 \h </w:instrText>
          </w:r>
          <w:r>
            <w:rPr>
              <w:noProof/>
            </w:rPr>
          </w:r>
          <w:r>
            <w:rPr>
              <w:noProof/>
            </w:rPr>
            <w:fldChar w:fldCharType="separate"/>
          </w:r>
          <w:r>
            <w:rPr>
              <w:noProof/>
            </w:rPr>
            <w:t>6</w:t>
          </w:r>
          <w:r>
            <w:rPr>
              <w:noProof/>
            </w:rPr>
            <w:fldChar w:fldCharType="end"/>
          </w:r>
        </w:p>
        <w:p w14:paraId="2A2486DA" w14:textId="77777777" w:rsidR="00E727F7" w:rsidRDefault="00E727F7">
          <w:pPr>
            <w:pStyle w:val="33"/>
            <w:tabs>
              <w:tab w:val="left" w:pos="1136"/>
              <w:tab w:val="right" w:leader="dot" w:pos="14668"/>
            </w:tabs>
            <w:rPr>
              <w:rFonts w:eastAsiaTheme="minorEastAsia" w:cstheme="minorBidi"/>
              <w:noProof/>
              <w:sz w:val="24"/>
              <w:szCs w:val="24"/>
            </w:rPr>
          </w:pPr>
          <w:r>
            <w:rPr>
              <w:noProof/>
            </w:rPr>
            <w:t>1.3.2</w:t>
          </w:r>
          <w:r>
            <w:rPr>
              <w:rFonts w:eastAsiaTheme="minorEastAsia" w:cstheme="minorBidi"/>
              <w:noProof/>
              <w:sz w:val="24"/>
              <w:szCs w:val="24"/>
            </w:rPr>
            <w:tab/>
          </w:r>
          <w:r>
            <w:rPr>
              <w:noProof/>
            </w:rPr>
            <w:t>PC QQ</w:t>
          </w:r>
          <w:r>
            <w:rPr>
              <w:rFonts w:hint="eastAsia"/>
              <w:noProof/>
            </w:rPr>
            <w:t>端管理</w:t>
          </w:r>
          <w:r>
            <w:rPr>
              <w:noProof/>
            </w:rPr>
            <w:t>BNS QQ</w:t>
          </w:r>
          <w:r>
            <w:rPr>
              <w:rFonts w:hint="eastAsia"/>
              <w:noProof/>
            </w:rPr>
            <w:t>登录</w:t>
          </w:r>
          <w:r>
            <w:rPr>
              <w:noProof/>
            </w:rPr>
            <w:tab/>
          </w:r>
          <w:r>
            <w:rPr>
              <w:noProof/>
            </w:rPr>
            <w:fldChar w:fldCharType="begin"/>
          </w:r>
          <w:r>
            <w:rPr>
              <w:noProof/>
            </w:rPr>
            <w:instrText xml:space="preserve"> PAGEREF _Toc203642690 \h </w:instrText>
          </w:r>
          <w:r>
            <w:rPr>
              <w:noProof/>
            </w:rPr>
          </w:r>
          <w:r>
            <w:rPr>
              <w:noProof/>
            </w:rPr>
            <w:fldChar w:fldCharType="separate"/>
          </w:r>
          <w:r>
            <w:rPr>
              <w:noProof/>
            </w:rPr>
            <w:t>6</w:t>
          </w:r>
          <w:r>
            <w:rPr>
              <w:noProof/>
            </w:rPr>
            <w:fldChar w:fldCharType="end"/>
          </w:r>
        </w:p>
        <w:p w14:paraId="56562805" w14:textId="77777777" w:rsidR="00E727F7" w:rsidRDefault="00E727F7">
          <w:pPr>
            <w:pStyle w:val="33"/>
            <w:tabs>
              <w:tab w:val="left" w:pos="1136"/>
              <w:tab w:val="right" w:leader="dot" w:pos="14668"/>
            </w:tabs>
            <w:rPr>
              <w:rFonts w:eastAsiaTheme="minorEastAsia" w:cstheme="minorBidi"/>
              <w:noProof/>
              <w:sz w:val="24"/>
              <w:szCs w:val="24"/>
            </w:rPr>
          </w:pPr>
          <w:r>
            <w:rPr>
              <w:noProof/>
            </w:rPr>
            <w:t>1.3.3</w:t>
          </w:r>
          <w:r>
            <w:rPr>
              <w:rFonts w:eastAsiaTheme="minorEastAsia" w:cstheme="minorBidi"/>
              <w:noProof/>
              <w:sz w:val="24"/>
              <w:szCs w:val="24"/>
            </w:rPr>
            <w:tab/>
          </w:r>
          <w:r>
            <w:rPr>
              <w:noProof/>
            </w:rPr>
            <w:t>BNS QQ</w:t>
          </w:r>
          <w:r>
            <w:rPr>
              <w:rFonts w:hint="eastAsia"/>
              <w:noProof/>
            </w:rPr>
            <w:t>登录机制</w:t>
          </w:r>
          <w:r>
            <w:rPr>
              <w:noProof/>
            </w:rPr>
            <w:tab/>
          </w:r>
          <w:r>
            <w:rPr>
              <w:noProof/>
            </w:rPr>
            <w:fldChar w:fldCharType="begin"/>
          </w:r>
          <w:r>
            <w:rPr>
              <w:noProof/>
            </w:rPr>
            <w:instrText xml:space="preserve"> PAGEREF _Toc203642691 \h </w:instrText>
          </w:r>
          <w:r>
            <w:rPr>
              <w:noProof/>
            </w:rPr>
          </w:r>
          <w:r>
            <w:rPr>
              <w:noProof/>
            </w:rPr>
            <w:fldChar w:fldCharType="separate"/>
          </w:r>
          <w:r>
            <w:rPr>
              <w:noProof/>
            </w:rPr>
            <w:t>6</w:t>
          </w:r>
          <w:r>
            <w:rPr>
              <w:noProof/>
            </w:rPr>
            <w:fldChar w:fldCharType="end"/>
          </w:r>
        </w:p>
        <w:p w14:paraId="424A24F4" w14:textId="77777777" w:rsidR="00E727F7" w:rsidRDefault="00E727F7">
          <w:pPr>
            <w:pStyle w:val="33"/>
            <w:tabs>
              <w:tab w:val="left" w:pos="1136"/>
              <w:tab w:val="right" w:leader="dot" w:pos="14668"/>
            </w:tabs>
            <w:rPr>
              <w:rFonts w:eastAsiaTheme="minorEastAsia" w:cstheme="minorBidi"/>
              <w:noProof/>
              <w:sz w:val="24"/>
              <w:szCs w:val="24"/>
            </w:rPr>
          </w:pPr>
          <w:r>
            <w:rPr>
              <w:noProof/>
            </w:rPr>
            <w:t>1.3.4</w:t>
          </w:r>
          <w:r>
            <w:rPr>
              <w:rFonts w:eastAsiaTheme="minorEastAsia" w:cstheme="minorBidi"/>
              <w:noProof/>
              <w:sz w:val="24"/>
              <w:szCs w:val="24"/>
            </w:rPr>
            <w:tab/>
          </w:r>
          <w:r>
            <w:rPr>
              <w:noProof/>
            </w:rPr>
            <w:t>C2C</w:t>
          </w:r>
          <w:r>
            <w:rPr>
              <w:rFonts w:hint="eastAsia"/>
              <w:noProof/>
            </w:rPr>
            <w:t>消息机制</w:t>
          </w:r>
          <w:r>
            <w:rPr>
              <w:noProof/>
            </w:rPr>
            <w:tab/>
          </w:r>
          <w:r>
            <w:rPr>
              <w:noProof/>
            </w:rPr>
            <w:fldChar w:fldCharType="begin"/>
          </w:r>
          <w:r>
            <w:rPr>
              <w:noProof/>
            </w:rPr>
            <w:instrText xml:space="preserve"> PAGEREF _Toc203642692 \h </w:instrText>
          </w:r>
          <w:r>
            <w:rPr>
              <w:noProof/>
            </w:rPr>
          </w:r>
          <w:r>
            <w:rPr>
              <w:noProof/>
            </w:rPr>
            <w:fldChar w:fldCharType="separate"/>
          </w:r>
          <w:r>
            <w:rPr>
              <w:noProof/>
            </w:rPr>
            <w:t>6</w:t>
          </w:r>
          <w:r>
            <w:rPr>
              <w:noProof/>
            </w:rPr>
            <w:fldChar w:fldCharType="end"/>
          </w:r>
        </w:p>
        <w:p w14:paraId="31787604" w14:textId="77777777" w:rsidR="00E727F7" w:rsidRDefault="00E727F7">
          <w:pPr>
            <w:pStyle w:val="33"/>
            <w:tabs>
              <w:tab w:val="left" w:pos="1136"/>
              <w:tab w:val="right" w:leader="dot" w:pos="14668"/>
            </w:tabs>
            <w:rPr>
              <w:rFonts w:eastAsiaTheme="minorEastAsia" w:cstheme="minorBidi"/>
              <w:noProof/>
              <w:sz w:val="24"/>
              <w:szCs w:val="24"/>
            </w:rPr>
          </w:pPr>
          <w:r>
            <w:rPr>
              <w:noProof/>
            </w:rPr>
            <w:t>1.3.5</w:t>
          </w:r>
          <w:r>
            <w:rPr>
              <w:rFonts w:eastAsiaTheme="minorEastAsia" w:cstheme="minorBidi"/>
              <w:noProof/>
              <w:sz w:val="24"/>
              <w:szCs w:val="24"/>
            </w:rPr>
            <w:tab/>
          </w:r>
          <w:r>
            <w:rPr>
              <w:noProof/>
            </w:rPr>
            <w:t xml:space="preserve">BNS QQ </w:t>
          </w:r>
          <w:r>
            <w:rPr>
              <w:rFonts w:hint="eastAsia"/>
              <w:noProof/>
            </w:rPr>
            <w:t>最近联系人关系保存</w:t>
          </w:r>
          <w:r>
            <w:rPr>
              <w:noProof/>
            </w:rPr>
            <w:tab/>
          </w:r>
          <w:r>
            <w:rPr>
              <w:noProof/>
            </w:rPr>
            <w:fldChar w:fldCharType="begin"/>
          </w:r>
          <w:r>
            <w:rPr>
              <w:noProof/>
            </w:rPr>
            <w:instrText xml:space="preserve"> PAGEREF _Toc203642693 \h </w:instrText>
          </w:r>
          <w:r>
            <w:rPr>
              <w:noProof/>
            </w:rPr>
          </w:r>
          <w:r>
            <w:rPr>
              <w:noProof/>
            </w:rPr>
            <w:fldChar w:fldCharType="separate"/>
          </w:r>
          <w:r>
            <w:rPr>
              <w:noProof/>
            </w:rPr>
            <w:t>10</w:t>
          </w:r>
          <w:r>
            <w:rPr>
              <w:noProof/>
            </w:rPr>
            <w:fldChar w:fldCharType="end"/>
          </w:r>
        </w:p>
        <w:p w14:paraId="755434F7" w14:textId="77777777" w:rsidR="00E727F7" w:rsidRDefault="00E727F7">
          <w:pPr>
            <w:pStyle w:val="33"/>
            <w:tabs>
              <w:tab w:val="left" w:pos="1136"/>
              <w:tab w:val="right" w:leader="dot" w:pos="14668"/>
            </w:tabs>
            <w:rPr>
              <w:rFonts w:eastAsiaTheme="minorEastAsia" w:cstheme="minorBidi"/>
              <w:noProof/>
              <w:sz w:val="24"/>
              <w:szCs w:val="24"/>
            </w:rPr>
          </w:pPr>
          <w:r>
            <w:rPr>
              <w:noProof/>
            </w:rPr>
            <w:t>1.3.6</w:t>
          </w:r>
          <w:r>
            <w:rPr>
              <w:rFonts w:eastAsiaTheme="minorEastAsia" w:cstheme="minorBidi"/>
              <w:noProof/>
              <w:sz w:val="24"/>
              <w:szCs w:val="24"/>
            </w:rPr>
            <w:tab/>
          </w:r>
          <w:r>
            <w:rPr>
              <w:noProof/>
            </w:rPr>
            <w:t xml:space="preserve">BNS QQ </w:t>
          </w:r>
          <w:r>
            <w:rPr>
              <w:rFonts w:hint="eastAsia"/>
              <w:noProof/>
            </w:rPr>
            <w:t>最近联系人状态显示</w:t>
          </w:r>
          <w:r>
            <w:rPr>
              <w:noProof/>
            </w:rPr>
            <w:tab/>
          </w:r>
          <w:r>
            <w:rPr>
              <w:noProof/>
            </w:rPr>
            <w:fldChar w:fldCharType="begin"/>
          </w:r>
          <w:r>
            <w:rPr>
              <w:noProof/>
            </w:rPr>
            <w:instrText xml:space="preserve"> PAGEREF _Toc203642694 \h </w:instrText>
          </w:r>
          <w:r>
            <w:rPr>
              <w:noProof/>
            </w:rPr>
          </w:r>
          <w:r>
            <w:rPr>
              <w:noProof/>
            </w:rPr>
            <w:fldChar w:fldCharType="separate"/>
          </w:r>
          <w:r>
            <w:rPr>
              <w:noProof/>
            </w:rPr>
            <w:t>12</w:t>
          </w:r>
          <w:r>
            <w:rPr>
              <w:noProof/>
            </w:rPr>
            <w:fldChar w:fldCharType="end"/>
          </w:r>
        </w:p>
        <w:p w14:paraId="3A80ECCE" w14:textId="77777777" w:rsidR="00E727F7" w:rsidRDefault="00E727F7">
          <w:pPr>
            <w:pStyle w:val="33"/>
            <w:tabs>
              <w:tab w:val="left" w:pos="1136"/>
              <w:tab w:val="right" w:leader="dot" w:pos="14668"/>
            </w:tabs>
            <w:rPr>
              <w:rFonts w:eastAsiaTheme="minorEastAsia" w:cstheme="minorBidi"/>
              <w:noProof/>
              <w:sz w:val="24"/>
              <w:szCs w:val="24"/>
            </w:rPr>
          </w:pPr>
          <w:r>
            <w:rPr>
              <w:noProof/>
            </w:rPr>
            <w:lastRenderedPageBreak/>
            <w:t>1.3.7</w:t>
          </w:r>
          <w:r>
            <w:rPr>
              <w:rFonts w:eastAsiaTheme="minorEastAsia" w:cstheme="minorBidi"/>
              <w:noProof/>
              <w:sz w:val="24"/>
              <w:szCs w:val="24"/>
            </w:rPr>
            <w:tab/>
          </w:r>
          <w:r>
            <w:rPr>
              <w:noProof/>
            </w:rPr>
            <w:t xml:space="preserve">QQ </w:t>
          </w:r>
          <w:r>
            <w:rPr>
              <w:rFonts w:hint="eastAsia"/>
              <w:noProof/>
            </w:rPr>
            <w:t>提示音设置</w:t>
          </w:r>
          <w:r>
            <w:rPr>
              <w:noProof/>
            </w:rPr>
            <w:tab/>
          </w:r>
          <w:r>
            <w:rPr>
              <w:noProof/>
            </w:rPr>
            <w:fldChar w:fldCharType="begin"/>
          </w:r>
          <w:r>
            <w:rPr>
              <w:noProof/>
            </w:rPr>
            <w:instrText xml:space="preserve"> PAGEREF _Toc203642695 \h </w:instrText>
          </w:r>
          <w:r>
            <w:rPr>
              <w:noProof/>
            </w:rPr>
          </w:r>
          <w:r>
            <w:rPr>
              <w:noProof/>
            </w:rPr>
            <w:fldChar w:fldCharType="separate"/>
          </w:r>
          <w:r>
            <w:rPr>
              <w:noProof/>
            </w:rPr>
            <w:t>12</w:t>
          </w:r>
          <w:r>
            <w:rPr>
              <w:noProof/>
            </w:rPr>
            <w:fldChar w:fldCharType="end"/>
          </w:r>
        </w:p>
        <w:p w14:paraId="7F096516" w14:textId="77777777" w:rsidR="00E727F7" w:rsidRDefault="00E727F7">
          <w:pPr>
            <w:pStyle w:val="33"/>
            <w:tabs>
              <w:tab w:val="left" w:pos="1136"/>
              <w:tab w:val="right" w:leader="dot" w:pos="14668"/>
            </w:tabs>
            <w:rPr>
              <w:rFonts w:eastAsiaTheme="minorEastAsia" w:cstheme="minorBidi"/>
              <w:noProof/>
              <w:sz w:val="24"/>
              <w:szCs w:val="24"/>
            </w:rPr>
          </w:pPr>
          <w:r>
            <w:rPr>
              <w:noProof/>
            </w:rPr>
            <w:t>1.3.8</w:t>
          </w:r>
          <w:r>
            <w:rPr>
              <w:rFonts w:eastAsiaTheme="minorEastAsia" w:cstheme="minorBidi"/>
              <w:noProof/>
              <w:sz w:val="24"/>
              <w:szCs w:val="24"/>
            </w:rPr>
            <w:tab/>
          </w:r>
          <w:r>
            <w:rPr>
              <w:noProof/>
            </w:rPr>
            <w:t>C2C</w:t>
          </w:r>
          <w:r>
            <w:rPr>
              <w:rFonts w:hint="eastAsia"/>
              <w:noProof/>
            </w:rPr>
            <w:t>聊天面板</w:t>
          </w:r>
          <w:r>
            <w:rPr>
              <w:noProof/>
            </w:rPr>
            <w:tab/>
          </w:r>
          <w:r>
            <w:rPr>
              <w:noProof/>
            </w:rPr>
            <w:fldChar w:fldCharType="begin"/>
          </w:r>
          <w:r>
            <w:rPr>
              <w:noProof/>
            </w:rPr>
            <w:instrText xml:space="preserve"> PAGEREF _Toc203642696 \h </w:instrText>
          </w:r>
          <w:r>
            <w:rPr>
              <w:noProof/>
            </w:rPr>
          </w:r>
          <w:r>
            <w:rPr>
              <w:noProof/>
            </w:rPr>
            <w:fldChar w:fldCharType="separate"/>
          </w:r>
          <w:r>
            <w:rPr>
              <w:noProof/>
            </w:rPr>
            <w:t>12</w:t>
          </w:r>
          <w:r>
            <w:rPr>
              <w:noProof/>
            </w:rPr>
            <w:fldChar w:fldCharType="end"/>
          </w:r>
        </w:p>
        <w:p w14:paraId="2677FD6C" w14:textId="77777777" w:rsidR="00E727F7" w:rsidRDefault="00E727F7">
          <w:pPr>
            <w:pStyle w:val="11"/>
            <w:tabs>
              <w:tab w:val="left" w:pos="447"/>
              <w:tab w:val="right" w:leader="dot" w:pos="14668"/>
            </w:tabs>
            <w:rPr>
              <w:rFonts w:eastAsiaTheme="minorEastAsia" w:cstheme="minorBidi"/>
              <w:b w:val="0"/>
              <w:noProof/>
            </w:rPr>
          </w:pPr>
          <w:r>
            <w:rPr>
              <w:noProof/>
            </w:rPr>
            <w:t>2</w:t>
          </w:r>
          <w:r>
            <w:rPr>
              <w:rFonts w:eastAsiaTheme="minorEastAsia" w:cstheme="minorBidi"/>
              <w:b w:val="0"/>
              <w:noProof/>
            </w:rPr>
            <w:tab/>
          </w:r>
          <w:r>
            <w:rPr>
              <w:rFonts w:hint="eastAsia"/>
              <w:noProof/>
            </w:rPr>
            <w:t>流程</w:t>
          </w:r>
          <w:r>
            <w:rPr>
              <w:noProof/>
            </w:rPr>
            <w:tab/>
          </w:r>
          <w:r>
            <w:rPr>
              <w:noProof/>
            </w:rPr>
            <w:fldChar w:fldCharType="begin"/>
          </w:r>
          <w:r>
            <w:rPr>
              <w:noProof/>
            </w:rPr>
            <w:instrText xml:space="preserve"> PAGEREF _Toc203642697 \h </w:instrText>
          </w:r>
          <w:r>
            <w:rPr>
              <w:noProof/>
            </w:rPr>
          </w:r>
          <w:r>
            <w:rPr>
              <w:noProof/>
            </w:rPr>
            <w:fldChar w:fldCharType="separate"/>
          </w:r>
          <w:r>
            <w:rPr>
              <w:noProof/>
            </w:rPr>
            <w:t>12</w:t>
          </w:r>
          <w:r>
            <w:rPr>
              <w:noProof/>
            </w:rPr>
            <w:fldChar w:fldCharType="end"/>
          </w:r>
        </w:p>
        <w:p w14:paraId="6441D899"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2.1</w:t>
          </w:r>
          <w:r>
            <w:rPr>
              <w:rFonts w:eastAsiaTheme="minorEastAsia" w:cstheme="minorBidi"/>
              <w:b w:val="0"/>
              <w:noProof/>
              <w:sz w:val="24"/>
              <w:szCs w:val="24"/>
            </w:rPr>
            <w:tab/>
          </w:r>
          <w:r>
            <w:rPr>
              <w:rFonts w:hint="eastAsia"/>
              <w:noProof/>
            </w:rPr>
            <w:t>游戏内角色对角色发起消息</w:t>
          </w:r>
          <w:r>
            <w:rPr>
              <w:noProof/>
            </w:rPr>
            <w:tab/>
          </w:r>
          <w:r>
            <w:rPr>
              <w:noProof/>
            </w:rPr>
            <w:fldChar w:fldCharType="begin"/>
          </w:r>
          <w:r>
            <w:rPr>
              <w:noProof/>
            </w:rPr>
            <w:instrText xml:space="preserve"> PAGEREF _Toc203642698 \h </w:instrText>
          </w:r>
          <w:r>
            <w:rPr>
              <w:noProof/>
            </w:rPr>
          </w:r>
          <w:r>
            <w:rPr>
              <w:noProof/>
            </w:rPr>
            <w:fldChar w:fldCharType="separate"/>
          </w:r>
          <w:r>
            <w:rPr>
              <w:noProof/>
            </w:rPr>
            <w:t>13</w:t>
          </w:r>
          <w:r>
            <w:rPr>
              <w:noProof/>
            </w:rPr>
            <w:fldChar w:fldCharType="end"/>
          </w:r>
        </w:p>
        <w:p w14:paraId="4D1F408B" w14:textId="77777777" w:rsidR="00E727F7" w:rsidRDefault="00E727F7">
          <w:pPr>
            <w:pStyle w:val="33"/>
            <w:tabs>
              <w:tab w:val="left" w:pos="1182"/>
              <w:tab w:val="right" w:leader="dot" w:pos="14668"/>
            </w:tabs>
            <w:rPr>
              <w:rFonts w:eastAsiaTheme="minorEastAsia" w:cstheme="minorBidi"/>
              <w:noProof/>
              <w:sz w:val="24"/>
              <w:szCs w:val="24"/>
            </w:rPr>
          </w:pPr>
          <w:r w:rsidRPr="003F2E37">
            <w:rPr>
              <w:noProof/>
            </w:rPr>
            <w:t>2.1.1</w:t>
          </w:r>
          <w:r>
            <w:rPr>
              <w:rFonts w:eastAsiaTheme="minorEastAsia" w:cstheme="minorBidi"/>
              <w:noProof/>
              <w:sz w:val="24"/>
              <w:szCs w:val="24"/>
            </w:rPr>
            <w:tab/>
          </w:r>
          <w:r w:rsidRPr="003F2E37">
            <w:rPr>
              <w:rFonts w:hint="eastAsia"/>
              <w:noProof/>
            </w:rPr>
            <w:t>在游戏内角色对角色发起消息时，由</w:t>
          </w:r>
          <w:r w:rsidRPr="003F2E37">
            <w:rPr>
              <w:noProof/>
            </w:rPr>
            <w:t>Game Svr</w:t>
          </w:r>
          <w:r w:rsidRPr="003F2E37">
            <w:rPr>
              <w:rFonts w:hint="eastAsia"/>
              <w:noProof/>
            </w:rPr>
            <w:t>判断当对方角色符合游戏好友，或同一帮派成员，或对方对应</w:t>
          </w:r>
          <w:r w:rsidRPr="003F2E37">
            <w:rPr>
              <w:noProof/>
            </w:rPr>
            <w:t>QQ</w:t>
          </w:r>
          <w:r w:rsidRPr="003F2E37">
            <w:rPr>
              <w:rFonts w:hint="eastAsia"/>
              <w:noProof/>
            </w:rPr>
            <w:t>已经在</w:t>
          </w:r>
          <w:r w:rsidRPr="003F2E37">
            <w:rPr>
              <w:noProof/>
            </w:rPr>
            <w:t>BNS QQ</w:t>
          </w:r>
          <w:r w:rsidRPr="003F2E37">
            <w:rPr>
              <w:rFonts w:hint="eastAsia"/>
              <w:noProof/>
            </w:rPr>
            <w:t>最近联系人列表三种情况中的一种时，消息即可由</w:t>
          </w:r>
          <w:r w:rsidRPr="003F2E37">
            <w:rPr>
              <w:noProof/>
            </w:rPr>
            <w:t xml:space="preserve">Game Svr </w:t>
          </w:r>
          <w:r w:rsidRPr="003F2E37">
            <w:rPr>
              <w:rFonts w:hint="eastAsia"/>
              <w:noProof/>
            </w:rPr>
            <w:t>转发到</w:t>
          </w:r>
          <w:r w:rsidRPr="003F2E37">
            <w:rPr>
              <w:noProof/>
            </w:rPr>
            <w:t>QQ Svr</w:t>
          </w:r>
          <w:r w:rsidRPr="003F2E37">
            <w:rPr>
              <w:rFonts w:hint="eastAsia"/>
              <w:noProof/>
            </w:rPr>
            <w:t>上。</w:t>
          </w:r>
          <w:r>
            <w:rPr>
              <w:noProof/>
            </w:rPr>
            <w:tab/>
          </w:r>
          <w:r>
            <w:rPr>
              <w:noProof/>
            </w:rPr>
            <w:fldChar w:fldCharType="begin"/>
          </w:r>
          <w:r>
            <w:rPr>
              <w:noProof/>
            </w:rPr>
            <w:instrText xml:space="preserve"> PAGEREF _Toc203642699 \h </w:instrText>
          </w:r>
          <w:r>
            <w:rPr>
              <w:noProof/>
            </w:rPr>
          </w:r>
          <w:r>
            <w:rPr>
              <w:noProof/>
            </w:rPr>
            <w:fldChar w:fldCharType="separate"/>
          </w:r>
          <w:r>
            <w:rPr>
              <w:noProof/>
            </w:rPr>
            <w:t>14</w:t>
          </w:r>
          <w:r>
            <w:rPr>
              <w:noProof/>
            </w:rPr>
            <w:fldChar w:fldCharType="end"/>
          </w:r>
        </w:p>
        <w:p w14:paraId="42FC01F7" w14:textId="77777777" w:rsidR="00E727F7" w:rsidRDefault="00E727F7">
          <w:pPr>
            <w:pStyle w:val="33"/>
            <w:tabs>
              <w:tab w:val="left" w:pos="1191"/>
              <w:tab w:val="right" w:leader="dot" w:pos="14668"/>
            </w:tabs>
            <w:rPr>
              <w:rFonts w:eastAsiaTheme="minorEastAsia" w:cstheme="minorBidi"/>
              <w:noProof/>
              <w:sz w:val="24"/>
              <w:szCs w:val="24"/>
            </w:rPr>
          </w:pPr>
          <w:r w:rsidRPr="003F2E37">
            <w:rPr>
              <w:noProof/>
            </w:rPr>
            <w:t>2.1.2</w:t>
          </w:r>
          <w:r>
            <w:rPr>
              <w:rFonts w:eastAsiaTheme="minorEastAsia" w:cstheme="minorBidi"/>
              <w:noProof/>
              <w:sz w:val="24"/>
              <w:szCs w:val="24"/>
            </w:rPr>
            <w:tab/>
          </w:r>
          <w:r w:rsidRPr="003F2E37">
            <w:rPr>
              <w:rFonts w:hint="eastAsia"/>
              <w:noProof/>
            </w:rPr>
            <w:t>在一期，不做游戏内好友关系判断。</w:t>
          </w:r>
          <w:r>
            <w:rPr>
              <w:noProof/>
            </w:rPr>
            <w:tab/>
          </w:r>
          <w:r>
            <w:rPr>
              <w:noProof/>
            </w:rPr>
            <w:fldChar w:fldCharType="begin"/>
          </w:r>
          <w:r>
            <w:rPr>
              <w:noProof/>
            </w:rPr>
            <w:instrText xml:space="preserve"> PAGEREF _Toc203642700 \h </w:instrText>
          </w:r>
          <w:r>
            <w:rPr>
              <w:noProof/>
            </w:rPr>
          </w:r>
          <w:r>
            <w:rPr>
              <w:noProof/>
            </w:rPr>
            <w:fldChar w:fldCharType="separate"/>
          </w:r>
          <w:r>
            <w:rPr>
              <w:noProof/>
            </w:rPr>
            <w:t>14</w:t>
          </w:r>
          <w:r>
            <w:rPr>
              <w:noProof/>
            </w:rPr>
            <w:fldChar w:fldCharType="end"/>
          </w:r>
        </w:p>
        <w:p w14:paraId="58E44908"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2.2</w:t>
          </w:r>
          <w:r>
            <w:rPr>
              <w:rFonts w:eastAsiaTheme="minorEastAsia" w:cstheme="minorBidi"/>
              <w:b w:val="0"/>
              <w:noProof/>
              <w:sz w:val="24"/>
              <w:szCs w:val="24"/>
            </w:rPr>
            <w:tab/>
          </w:r>
          <w:r>
            <w:rPr>
              <w:rFonts w:hint="eastAsia"/>
              <w:noProof/>
            </w:rPr>
            <w:t>在游戏内聊天面板内回复或发起消息</w:t>
          </w:r>
          <w:r>
            <w:rPr>
              <w:noProof/>
            </w:rPr>
            <w:tab/>
          </w:r>
          <w:r>
            <w:rPr>
              <w:noProof/>
            </w:rPr>
            <w:fldChar w:fldCharType="begin"/>
          </w:r>
          <w:r>
            <w:rPr>
              <w:noProof/>
            </w:rPr>
            <w:instrText xml:space="preserve"> PAGEREF _Toc203642701 \h </w:instrText>
          </w:r>
          <w:r>
            <w:rPr>
              <w:noProof/>
            </w:rPr>
          </w:r>
          <w:r>
            <w:rPr>
              <w:noProof/>
            </w:rPr>
            <w:fldChar w:fldCharType="separate"/>
          </w:r>
          <w:r>
            <w:rPr>
              <w:noProof/>
            </w:rPr>
            <w:t>14</w:t>
          </w:r>
          <w:r>
            <w:rPr>
              <w:noProof/>
            </w:rPr>
            <w:fldChar w:fldCharType="end"/>
          </w:r>
        </w:p>
        <w:p w14:paraId="48D28BC0"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2.3</w:t>
          </w:r>
          <w:r>
            <w:rPr>
              <w:rFonts w:eastAsiaTheme="minorEastAsia" w:cstheme="minorBidi"/>
              <w:b w:val="0"/>
              <w:noProof/>
              <w:sz w:val="24"/>
              <w:szCs w:val="24"/>
            </w:rPr>
            <w:tab/>
          </w:r>
          <w:r>
            <w:rPr>
              <w:rFonts w:hint="eastAsia"/>
              <w:noProof/>
            </w:rPr>
            <w:t>在游戏内通过</w:t>
          </w:r>
          <w:r>
            <w:rPr>
              <w:noProof/>
            </w:rPr>
            <w:t>BNS QQ</w:t>
          </w:r>
          <w:r>
            <w:rPr>
              <w:rFonts w:hint="eastAsia"/>
              <w:noProof/>
            </w:rPr>
            <w:t>回复或发起消息</w:t>
          </w:r>
          <w:r>
            <w:rPr>
              <w:noProof/>
            </w:rPr>
            <w:tab/>
          </w:r>
          <w:r>
            <w:rPr>
              <w:noProof/>
            </w:rPr>
            <w:fldChar w:fldCharType="begin"/>
          </w:r>
          <w:r>
            <w:rPr>
              <w:noProof/>
            </w:rPr>
            <w:instrText xml:space="preserve"> PAGEREF _Toc203642702 \h </w:instrText>
          </w:r>
          <w:r>
            <w:rPr>
              <w:noProof/>
            </w:rPr>
          </w:r>
          <w:r>
            <w:rPr>
              <w:noProof/>
            </w:rPr>
            <w:fldChar w:fldCharType="separate"/>
          </w:r>
          <w:r>
            <w:rPr>
              <w:noProof/>
            </w:rPr>
            <w:t>15</w:t>
          </w:r>
          <w:r>
            <w:rPr>
              <w:noProof/>
            </w:rPr>
            <w:fldChar w:fldCharType="end"/>
          </w:r>
        </w:p>
        <w:p w14:paraId="50482867"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2.4</w:t>
          </w:r>
          <w:r>
            <w:rPr>
              <w:rFonts w:eastAsiaTheme="minorEastAsia" w:cstheme="minorBidi"/>
              <w:b w:val="0"/>
              <w:noProof/>
              <w:sz w:val="24"/>
              <w:szCs w:val="24"/>
            </w:rPr>
            <w:tab/>
          </w:r>
          <w:r>
            <w:rPr>
              <w:rFonts w:hint="eastAsia"/>
              <w:noProof/>
            </w:rPr>
            <w:t>在游戏内通过</w:t>
          </w:r>
          <w:r>
            <w:rPr>
              <w:noProof/>
            </w:rPr>
            <w:t>BNS QQ</w:t>
          </w:r>
          <w:r>
            <w:rPr>
              <w:rFonts w:hint="eastAsia"/>
              <w:noProof/>
            </w:rPr>
            <w:t>向帮派成员发起</w:t>
          </w:r>
          <w:r>
            <w:rPr>
              <w:noProof/>
            </w:rPr>
            <w:t>C2C</w:t>
          </w:r>
          <w:r>
            <w:rPr>
              <w:rFonts w:hint="eastAsia"/>
              <w:noProof/>
            </w:rPr>
            <w:t>消息</w:t>
          </w:r>
          <w:r>
            <w:rPr>
              <w:noProof/>
            </w:rPr>
            <w:tab/>
          </w:r>
          <w:r>
            <w:rPr>
              <w:noProof/>
            </w:rPr>
            <w:fldChar w:fldCharType="begin"/>
          </w:r>
          <w:r>
            <w:rPr>
              <w:noProof/>
            </w:rPr>
            <w:instrText xml:space="preserve"> PAGEREF _Toc203642703 \h </w:instrText>
          </w:r>
          <w:r>
            <w:rPr>
              <w:noProof/>
            </w:rPr>
          </w:r>
          <w:r>
            <w:rPr>
              <w:noProof/>
            </w:rPr>
            <w:fldChar w:fldCharType="separate"/>
          </w:r>
          <w:r>
            <w:rPr>
              <w:noProof/>
            </w:rPr>
            <w:t>15</w:t>
          </w:r>
          <w:r>
            <w:rPr>
              <w:noProof/>
            </w:rPr>
            <w:fldChar w:fldCharType="end"/>
          </w:r>
        </w:p>
        <w:p w14:paraId="7B42E795" w14:textId="77777777" w:rsidR="00E727F7" w:rsidRDefault="00E727F7">
          <w:pPr>
            <w:pStyle w:val="11"/>
            <w:tabs>
              <w:tab w:val="left" w:pos="382"/>
              <w:tab w:val="right" w:leader="dot" w:pos="14668"/>
            </w:tabs>
            <w:rPr>
              <w:rFonts w:eastAsiaTheme="minorEastAsia" w:cstheme="minorBidi"/>
              <w:b w:val="0"/>
              <w:noProof/>
            </w:rPr>
          </w:pPr>
          <w:r>
            <w:rPr>
              <w:noProof/>
            </w:rPr>
            <w:t>3</w:t>
          </w:r>
          <w:r>
            <w:rPr>
              <w:rFonts w:eastAsiaTheme="minorEastAsia" w:cstheme="minorBidi"/>
              <w:b w:val="0"/>
              <w:noProof/>
            </w:rPr>
            <w:tab/>
          </w:r>
          <w:r>
            <w:rPr>
              <w:noProof/>
            </w:rPr>
            <w:t>UI</w:t>
          </w:r>
          <w:r>
            <w:rPr>
              <w:rFonts w:hint="eastAsia"/>
              <w:noProof/>
            </w:rPr>
            <w:t>布局</w:t>
          </w:r>
          <w:r>
            <w:rPr>
              <w:noProof/>
            </w:rPr>
            <w:tab/>
          </w:r>
          <w:r>
            <w:rPr>
              <w:noProof/>
            </w:rPr>
            <w:fldChar w:fldCharType="begin"/>
          </w:r>
          <w:r>
            <w:rPr>
              <w:noProof/>
            </w:rPr>
            <w:instrText xml:space="preserve"> PAGEREF _Toc203642704 \h </w:instrText>
          </w:r>
          <w:r>
            <w:rPr>
              <w:noProof/>
            </w:rPr>
          </w:r>
          <w:r>
            <w:rPr>
              <w:noProof/>
            </w:rPr>
            <w:fldChar w:fldCharType="separate"/>
          </w:r>
          <w:r>
            <w:rPr>
              <w:noProof/>
            </w:rPr>
            <w:t>16</w:t>
          </w:r>
          <w:r>
            <w:rPr>
              <w:noProof/>
            </w:rPr>
            <w:fldChar w:fldCharType="end"/>
          </w:r>
        </w:p>
        <w:p w14:paraId="50BB3C1C" w14:textId="77777777" w:rsidR="00E727F7" w:rsidRDefault="00E727F7">
          <w:pPr>
            <w:pStyle w:val="21"/>
            <w:tabs>
              <w:tab w:val="left" w:pos="772"/>
              <w:tab w:val="right" w:leader="dot" w:pos="14668"/>
            </w:tabs>
            <w:rPr>
              <w:rFonts w:eastAsiaTheme="minorEastAsia" w:cstheme="minorBidi"/>
              <w:b w:val="0"/>
              <w:noProof/>
              <w:sz w:val="24"/>
              <w:szCs w:val="24"/>
            </w:rPr>
          </w:pPr>
          <w:r>
            <w:rPr>
              <w:noProof/>
            </w:rPr>
            <w:t>3.1</w:t>
          </w:r>
          <w:r>
            <w:rPr>
              <w:rFonts w:eastAsiaTheme="minorEastAsia" w:cstheme="minorBidi"/>
              <w:b w:val="0"/>
              <w:noProof/>
              <w:sz w:val="24"/>
              <w:szCs w:val="24"/>
            </w:rPr>
            <w:tab/>
          </w:r>
          <w:r>
            <w:rPr>
              <w:noProof/>
            </w:rPr>
            <w:t>BNS QQ</w:t>
          </w:r>
          <w:r>
            <w:rPr>
              <w:rFonts w:hint="eastAsia"/>
              <w:noProof/>
            </w:rPr>
            <w:t>入口，登录游戏，角色自动绑定</w:t>
          </w:r>
          <w:r>
            <w:rPr>
              <w:noProof/>
            </w:rPr>
            <w:t>QQ</w:t>
          </w:r>
          <w:r>
            <w:rPr>
              <w:rFonts w:hint="eastAsia"/>
              <w:noProof/>
            </w:rPr>
            <w:t>帐号，自动登录</w:t>
          </w:r>
          <w:r>
            <w:rPr>
              <w:noProof/>
            </w:rPr>
            <w:t>BNS QQ</w:t>
          </w:r>
          <w:r>
            <w:rPr>
              <w:rFonts w:hint="eastAsia"/>
              <w:noProof/>
            </w:rPr>
            <w:t>，所以此按钮默认可用。</w:t>
          </w:r>
          <w:r>
            <w:rPr>
              <w:noProof/>
            </w:rPr>
            <w:tab/>
          </w:r>
          <w:r>
            <w:rPr>
              <w:noProof/>
            </w:rPr>
            <w:fldChar w:fldCharType="begin"/>
          </w:r>
          <w:r>
            <w:rPr>
              <w:noProof/>
            </w:rPr>
            <w:instrText xml:space="preserve"> PAGEREF _Toc203642705 \h </w:instrText>
          </w:r>
          <w:r>
            <w:rPr>
              <w:noProof/>
            </w:rPr>
          </w:r>
          <w:r>
            <w:rPr>
              <w:noProof/>
            </w:rPr>
            <w:fldChar w:fldCharType="separate"/>
          </w:r>
          <w:r>
            <w:rPr>
              <w:noProof/>
            </w:rPr>
            <w:t>16</w:t>
          </w:r>
          <w:r>
            <w:rPr>
              <w:noProof/>
            </w:rPr>
            <w:fldChar w:fldCharType="end"/>
          </w:r>
        </w:p>
        <w:p w14:paraId="39FDD71D" w14:textId="77777777" w:rsidR="00E727F7" w:rsidRDefault="00E727F7">
          <w:pPr>
            <w:pStyle w:val="21"/>
            <w:tabs>
              <w:tab w:val="left" w:pos="772"/>
              <w:tab w:val="right" w:leader="dot" w:pos="14668"/>
            </w:tabs>
            <w:rPr>
              <w:rFonts w:eastAsiaTheme="minorEastAsia" w:cstheme="minorBidi"/>
              <w:b w:val="0"/>
              <w:noProof/>
              <w:sz w:val="24"/>
              <w:szCs w:val="24"/>
            </w:rPr>
          </w:pPr>
          <w:r>
            <w:rPr>
              <w:noProof/>
            </w:rPr>
            <w:t>3.2</w:t>
          </w:r>
          <w:r>
            <w:rPr>
              <w:rFonts w:eastAsiaTheme="minorEastAsia" w:cstheme="minorBidi"/>
              <w:b w:val="0"/>
              <w:noProof/>
              <w:sz w:val="24"/>
              <w:szCs w:val="24"/>
            </w:rPr>
            <w:tab/>
          </w:r>
          <w:r>
            <w:rPr>
              <w:noProof/>
            </w:rPr>
            <w:t>BNS QQ</w:t>
          </w:r>
          <w:r>
            <w:rPr>
              <w:rFonts w:hint="eastAsia"/>
              <w:noProof/>
            </w:rPr>
            <w:t>在游戏界面中的显示位置。</w:t>
          </w:r>
          <w:r>
            <w:rPr>
              <w:noProof/>
            </w:rPr>
            <w:tab/>
          </w:r>
          <w:r>
            <w:rPr>
              <w:noProof/>
            </w:rPr>
            <w:fldChar w:fldCharType="begin"/>
          </w:r>
          <w:r>
            <w:rPr>
              <w:noProof/>
            </w:rPr>
            <w:instrText xml:space="preserve"> PAGEREF _Toc203642706 \h </w:instrText>
          </w:r>
          <w:r>
            <w:rPr>
              <w:noProof/>
            </w:rPr>
          </w:r>
          <w:r>
            <w:rPr>
              <w:noProof/>
            </w:rPr>
            <w:fldChar w:fldCharType="separate"/>
          </w:r>
          <w:r>
            <w:rPr>
              <w:noProof/>
            </w:rPr>
            <w:t>17</w:t>
          </w:r>
          <w:r>
            <w:rPr>
              <w:noProof/>
            </w:rPr>
            <w:fldChar w:fldCharType="end"/>
          </w:r>
        </w:p>
        <w:p w14:paraId="5A323E50" w14:textId="77777777" w:rsidR="00E727F7" w:rsidRDefault="00E727F7">
          <w:pPr>
            <w:pStyle w:val="21"/>
            <w:tabs>
              <w:tab w:val="left" w:pos="772"/>
              <w:tab w:val="right" w:leader="dot" w:pos="14668"/>
            </w:tabs>
            <w:rPr>
              <w:rFonts w:eastAsiaTheme="minorEastAsia" w:cstheme="minorBidi"/>
              <w:b w:val="0"/>
              <w:noProof/>
              <w:sz w:val="24"/>
              <w:szCs w:val="24"/>
            </w:rPr>
          </w:pPr>
          <w:r>
            <w:rPr>
              <w:noProof/>
            </w:rPr>
            <w:t>3.3</w:t>
          </w:r>
          <w:r>
            <w:rPr>
              <w:rFonts w:eastAsiaTheme="minorEastAsia" w:cstheme="minorBidi"/>
              <w:b w:val="0"/>
              <w:noProof/>
              <w:sz w:val="24"/>
              <w:szCs w:val="24"/>
            </w:rPr>
            <w:tab/>
          </w:r>
          <w:r>
            <w:rPr>
              <w:noProof/>
            </w:rPr>
            <w:t>BNS QQ UI</w:t>
          </w:r>
          <w:r>
            <w:rPr>
              <w:rFonts w:hint="eastAsia"/>
              <w:noProof/>
            </w:rPr>
            <w:t>界面</w:t>
          </w:r>
          <w:r>
            <w:rPr>
              <w:noProof/>
            </w:rPr>
            <w:tab/>
          </w:r>
          <w:r>
            <w:rPr>
              <w:noProof/>
            </w:rPr>
            <w:fldChar w:fldCharType="begin"/>
          </w:r>
          <w:r>
            <w:rPr>
              <w:noProof/>
            </w:rPr>
            <w:instrText xml:space="preserve"> PAGEREF _Toc203642707 \h </w:instrText>
          </w:r>
          <w:r>
            <w:rPr>
              <w:noProof/>
            </w:rPr>
          </w:r>
          <w:r>
            <w:rPr>
              <w:noProof/>
            </w:rPr>
            <w:fldChar w:fldCharType="separate"/>
          </w:r>
          <w:r>
            <w:rPr>
              <w:noProof/>
            </w:rPr>
            <w:t>18</w:t>
          </w:r>
          <w:r>
            <w:rPr>
              <w:noProof/>
            </w:rPr>
            <w:fldChar w:fldCharType="end"/>
          </w:r>
        </w:p>
        <w:p w14:paraId="548D678A" w14:textId="77777777" w:rsidR="00E727F7" w:rsidRDefault="00E727F7">
          <w:pPr>
            <w:pStyle w:val="33"/>
            <w:tabs>
              <w:tab w:val="left" w:pos="1136"/>
              <w:tab w:val="right" w:leader="dot" w:pos="14668"/>
            </w:tabs>
            <w:rPr>
              <w:rFonts w:eastAsiaTheme="minorEastAsia" w:cstheme="minorBidi"/>
              <w:noProof/>
              <w:sz w:val="24"/>
              <w:szCs w:val="24"/>
            </w:rPr>
          </w:pPr>
          <w:r>
            <w:rPr>
              <w:noProof/>
            </w:rPr>
            <w:lastRenderedPageBreak/>
            <w:t>3.3.1</w:t>
          </w:r>
          <w:r>
            <w:rPr>
              <w:rFonts w:eastAsiaTheme="minorEastAsia" w:cstheme="minorBidi"/>
              <w:noProof/>
              <w:sz w:val="24"/>
              <w:szCs w:val="24"/>
            </w:rPr>
            <w:tab/>
          </w:r>
          <w:r>
            <w:rPr>
              <w:noProof/>
            </w:rPr>
            <w:t>BNS QQ</w:t>
          </w:r>
          <w:r>
            <w:rPr>
              <w:rFonts w:hint="eastAsia"/>
              <w:noProof/>
            </w:rPr>
            <w:t>最近联系人列表</w:t>
          </w:r>
          <w:r>
            <w:rPr>
              <w:noProof/>
            </w:rPr>
            <w:tab/>
          </w:r>
          <w:r>
            <w:rPr>
              <w:noProof/>
            </w:rPr>
            <w:fldChar w:fldCharType="begin"/>
          </w:r>
          <w:r>
            <w:rPr>
              <w:noProof/>
            </w:rPr>
            <w:instrText xml:space="preserve"> PAGEREF _Toc203642708 \h </w:instrText>
          </w:r>
          <w:r>
            <w:rPr>
              <w:noProof/>
            </w:rPr>
          </w:r>
          <w:r>
            <w:rPr>
              <w:noProof/>
            </w:rPr>
            <w:fldChar w:fldCharType="separate"/>
          </w:r>
          <w:r>
            <w:rPr>
              <w:noProof/>
            </w:rPr>
            <w:t>19</w:t>
          </w:r>
          <w:r>
            <w:rPr>
              <w:noProof/>
            </w:rPr>
            <w:fldChar w:fldCharType="end"/>
          </w:r>
        </w:p>
        <w:p w14:paraId="4FCA093A" w14:textId="77777777" w:rsidR="00E727F7" w:rsidRDefault="00E727F7">
          <w:pPr>
            <w:pStyle w:val="33"/>
            <w:tabs>
              <w:tab w:val="left" w:pos="1136"/>
              <w:tab w:val="right" w:leader="dot" w:pos="14668"/>
            </w:tabs>
            <w:rPr>
              <w:rFonts w:eastAsiaTheme="minorEastAsia" w:cstheme="minorBidi"/>
              <w:noProof/>
              <w:sz w:val="24"/>
              <w:szCs w:val="24"/>
            </w:rPr>
          </w:pPr>
          <w:r>
            <w:rPr>
              <w:noProof/>
            </w:rPr>
            <w:t>3.3.2</w:t>
          </w:r>
          <w:r>
            <w:rPr>
              <w:rFonts w:eastAsiaTheme="minorEastAsia" w:cstheme="minorBidi"/>
              <w:noProof/>
              <w:sz w:val="24"/>
              <w:szCs w:val="24"/>
            </w:rPr>
            <w:tab/>
          </w:r>
          <w:r>
            <w:rPr>
              <w:noProof/>
            </w:rPr>
            <w:t>BNS QQ</w:t>
          </w:r>
          <w:r>
            <w:rPr>
              <w:rFonts w:hint="eastAsia"/>
              <w:noProof/>
            </w:rPr>
            <w:t>会话面板。</w:t>
          </w:r>
          <w:r>
            <w:rPr>
              <w:noProof/>
            </w:rPr>
            <w:tab/>
          </w:r>
          <w:r>
            <w:rPr>
              <w:noProof/>
            </w:rPr>
            <w:fldChar w:fldCharType="begin"/>
          </w:r>
          <w:r>
            <w:rPr>
              <w:noProof/>
            </w:rPr>
            <w:instrText xml:space="preserve"> PAGEREF _Toc203642709 \h </w:instrText>
          </w:r>
          <w:r>
            <w:rPr>
              <w:noProof/>
            </w:rPr>
          </w:r>
          <w:r>
            <w:rPr>
              <w:noProof/>
            </w:rPr>
            <w:fldChar w:fldCharType="separate"/>
          </w:r>
          <w:r>
            <w:rPr>
              <w:noProof/>
            </w:rPr>
            <w:t>23</w:t>
          </w:r>
          <w:r>
            <w:rPr>
              <w:noProof/>
            </w:rPr>
            <w:fldChar w:fldCharType="end"/>
          </w:r>
        </w:p>
        <w:p w14:paraId="14D0C5B9" w14:textId="77777777" w:rsidR="00E727F7" w:rsidRDefault="00E727F7">
          <w:pPr>
            <w:pStyle w:val="21"/>
            <w:tabs>
              <w:tab w:val="left" w:pos="831"/>
              <w:tab w:val="right" w:leader="dot" w:pos="14668"/>
            </w:tabs>
            <w:rPr>
              <w:rFonts w:eastAsiaTheme="minorEastAsia" w:cstheme="minorBidi"/>
              <w:b w:val="0"/>
              <w:noProof/>
              <w:sz w:val="24"/>
              <w:szCs w:val="24"/>
            </w:rPr>
          </w:pPr>
          <w:r>
            <w:rPr>
              <w:noProof/>
            </w:rPr>
            <w:t>3.4</w:t>
          </w:r>
          <w:r>
            <w:rPr>
              <w:rFonts w:eastAsiaTheme="minorEastAsia" w:cstheme="minorBidi"/>
              <w:b w:val="0"/>
              <w:noProof/>
              <w:sz w:val="24"/>
              <w:szCs w:val="24"/>
            </w:rPr>
            <w:tab/>
          </w:r>
          <w:r>
            <w:rPr>
              <w:rFonts w:hint="eastAsia"/>
              <w:noProof/>
            </w:rPr>
            <w:t>游戏聊天面板</w:t>
          </w:r>
          <w:r>
            <w:rPr>
              <w:noProof/>
            </w:rPr>
            <w:t>- C2C</w:t>
          </w:r>
          <w:r>
            <w:rPr>
              <w:rFonts w:hint="eastAsia"/>
              <w:noProof/>
            </w:rPr>
            <w:t>聊天</w:t>
          </w:r>
          <w:r>
            <w:rPr>
              <w:noProof/>
            </w:rPr>
            <w:t>Tab</w:t>
          </w:r>
          <w:r>
            <w:rPr>
              <w:noProof/>
            </w:rPr>
            <w:tab/>
          </w:r>
          <w:r>
            <w:rPr>
              <w:noProof/>
            </w:rPr>
            <w:fldChar w:fldCharType="begin"/>
          </w:r>
          <w:r>
            <w:rPr>
              <w:noProof/>
            </w:rPr>
            <w:instrText xml:space="preserve"> PAGEREF _Toc203642710 \h </w:instrText>
          </w:r>
          <w:r>
            <w:rPr>
              <w:noProof/>
            </w:rPr>
          </w:r>
          <w:r>
            <w:rPr>
              <w:noProof/>
            </w:rPr>
            <w:fldChar w:fldCharType="separate"/>
          </w:r>
          <w:r>
            <w:rPr>
              <w:noProof/>
            </w:rPr>
            <w:t>29</w:t>
          </w:r>
          <w:r>
            <w:rPr>
              <w:noProof/>
            </w:rPr>
            <w:fldChar w:fldCharType="end"/>
          </w:r>
        </w:p>
        <w:p w14:paraId="283E00E8" w14:textId="77777777" w:rsidR="00E727F7" w:rsidRDefault="00E727F7">
          <w:pPr>
            <w:pStyle w:val="33"/>
            <w:tabs>
              <w:tab w:val="left" w:pos="1191"/>
              <w:tab w:val="right" w:leader="dot" w:pos="14668"/>
            </w:tabs>
            <w:rPr>
              <w:rFonts w:eastAsiaTheme="minorEastAsia" w:cstheme="minorBidi"/>
              <w:noProof/>
              <w:sz w:val="24"/>
              <w:szCs w:val="24"/>
            </w:rPr>
          </w:pPr>
          <w:r>
            <w:rPr>
              <w:noProof/>
            </w:rPr>
            <w:t>3.4.1</w:t>
          </w:r>
          <w:r>
            <w:rPr>
              <w:rFonts w:eastAsiaTheme="minorEastAsia" w:cstheme="minorBidi"/>
              <w:noProof/>
              <w:sz w:val="24"/>
              <w:szCs w:val="24"/>
            </w:rPr>
            <w:tab/>
          </w:r>
          <w:r>
            <w:rPr>
              <w:rFonts w:hint="eastAsia"/>
              <w:noProof/>
            </w:rPr>
            <w:t>游戏聊天面板将增加</w:t>
          </w:r>
          <w:r>
            <w:rPr>
              <w:noProof/>
            </w:rPr>
            <w:t>C2C</w:t>
          </w:r>
          <w:r>
            <w:rPr>
              <w:rFonts w:hint="eastAsia"/>
              <w:noProof/>
            </w:rPr>
            <w:t>聊天面板。</w:t>
          </w:r>
          <w:r>
            <w:rPr>
              <w:noProof/>
            </w:rPr>
            <w:tab/>
          </w:r>
          <w:r>
            <w:rPr>
              <w:noProof/>
            </w:rPr>
            <w:fldChar w:fldCharType="begin"/>
          </w:r>
          <w:r>
            <w:rPr>
              <w:noProof/>
            </w:rPr>
            <w:instrText xml:space="preserve"> PAGEREF _Toc203642711 \h </w:instrText>
          </w:r>
          <w:r>
            <w:rPr>
              <w:noProof/>
            </w:rPr>
          </w:r>
          <w:r>
            <w:rPr>
              <w:noProof/>
            </w:rPr>
            <w:fldChar w:fldCharType="separate"/>
          </w:r>
          <w:r>
            <w:rPr>
              <w:noProof/>
            </w:rPr>
            <w:t>29</w:t>
          </w:r>
          <w:r>
            <w:rPr>
              <w:noProof/>
            </w:rPr>
            <w:fldChar w:fldCharType="end"/>
          </w:r>
        </w:p>
        <w:p w14:paraId="6DB58EAF" w14:textId="77777777" w:rsidR="00E727F7" w:rsidRDefault="00E727F7">
          <w:pPr>
            <w:pStyle w:val="33"/>
            <w:tabs>
              <w:tab w:val="left" w:pos="1136"/>
              <w:tab w:val="right" w:leader="dot" w:pos="14668"/>
            </w:tabs>
            <w:rPr>
              <w:rFonts w:eastAsiaTheme="minorEastAsia" w:cstheme="minorBidi"/>
              <w:noProof/>
              <w:sz w:val="24"/>
              <w:szCs w:val="24"/>
            </w:rPr>
          </w:pPr>
          <w:r>
            <w:rPr>
              <w:noProof/>
            </w:rPr>
            <w:t>3.4.2</w:t>
          </w:r>
          <w:r>
            <w:rPr>
              <w:rFonts w:eastAsiaTheme="minorEastAsia" w:cstheme="minorBidi"/>
              <w:noProof/>
              <w:sz w:val="24"/>
              <w:szCs w:val="24"/>
            </w:rPr>
            <w:tab/>
          </w:r>
          <w:r>
            <w:rPr>
              <w:noProof/>
            </w:rPr>
            <w:t xml:space="preserve">C2C Tab </w:t>
          </w:r>
          <w:r>
            <w:rPr>
              <w:rFonts w:hint="eastAsia"/>
              <w:noProof/>
            </w:rPr>
            <w:t>按钮。</w:t>
          </w:r>
          <w:r>
            <w:rPr>
              <w:noProof/>
            </w:rPr>
            <w:tab/>
          </w:r>
          <w:r>
            <w:rPr>
              <w:noProof/>
            </w:rPr>
            <w:fldChar w:fldCharType="begin"/>
          </w:r>
          <w:r>
            <w:rPr>
              <w:noProof/>
            </w:rPr>
            <w:instrText xml:space="preserve"> PAGEREF _Toc203642712 \h </w:instrText>
          </w:r>
          <w:r>
            <w:rPr>
              <w:noProof/>
            </w:rPr>
          </w:r>
          <w:r>
            <w:rPr>
              <w:noProof/>
            </w:rPr>
            <w:fldChar w:fldCharType="separate"/>
          </w:r>
          <w:r>
            <w:rPr>
              <w:noProof/>
            </w:rPr>
            <w:t>29</w:t>
          </w:r>
          <w:r>
            <w:rPr>
              <w:noProof/>
            </w:rPr>
            <w:fldChar w:fldCharType="end"/>
          </w:r>
        </w:p>
        <w:p w14:paraId="692FB793" w14:textId="77777777" w:rsidR="00E727F7" w:rsidRDefault="00E727F7">
          <w:pPr>
            <w:pStyle w:val="33"/>
            <w:tabs>
              <w:tab w:val="left" w:pos="1191"/>
              <w:tab w:val="right" w:leader="dot" w:pos="14668"/>
            </w:tabs>
            <w:rPr>
              <w:rFonts w:eastAsiaTheme="minorEastAsia" w:cstheme="minorBidi"/>
              <w:noProof/>
              <w:sz w:val="24"/>
              <w:szCs w:val="24"/>
            </w:rPr>
          </w:pPr>
          <w:r>
            <w:rPr>
              <w:noProof/>
            </w:rPr>
            <w:t>3.4.3</w:t>
          </w:r>
          <w:r>
            <w:rPr>
              <w:rFonts w:eastAsiaTheme="minorEastAsia" w:cstheme="minorBidi"/>
              <w:noProof/>
              <w:sz w:val="24"/>
              <w:szCs w:val="24"/>
            </w:rPr>
            <w:tab/>
          </w:r>
          <w:r>
            <w:rPr>
              <w:rFonts w:hint="eastAsia"/>
              <w:noProof/>
            </w:rPr>
            <w:t>聊天对话框。</w:t>
          </w:r>
          <w:r>
            <w:rPr>
              <w:noProof/>
            </w:rPr>
            <w:tab/>
          </w:r>
          <w:r>
            <w:rPr>
              <w:noProof/>
            </w:rPr>
            <w:fldChar w:fldCharType="begin"/>
          </w:r>
          <w:r>
            <w:rPr>
              <w:noProof/>
            </w:rPr>
            <w:instrText xml:space="preserve"> PAGEREF _Toc203642713 \h </w:instrText>
          </w:r>
          <w:r>
            <w:rPr>
              <w:noProof/>
            </w:rPr>
          </w:r>
          <w:r>
            <w:rPr>
              <w:noProof/>
            </w:rPr>
            <w:fldChar w:fldCharType="separate"/>
          </w:r>
          <w:r>
            <w:rPr>
              <w:noProof/>
            </w:rPr>
            <w:t>30</w:t>
          </w:r>
          <w:r>
            <w:rPr>
              <w:noProof/>
            </w:rPr>
            <w:fldChar w:fldCharType="end"/>
          </w:r>
        </w:p>
        <w:p w14:paraId="66A260BC" w14:textId="77777777" w:rsidR="00E727F7" w:rsidRDefault="00E727F7">
          <w:pPr>
            <w:pStyle w:val="33"/>
            <w:tabs>
              <w:tab w:val="left" w:pos="1136"/>
              <w:tab w:val="right" w:leader="dot" w:pos="14668"/>
            </w:tabs>
            <w:rPr>
              <w:rFonts w:eastAsiaTheme="minorEastAsia" w:cstheme="minorBidi"/>
              <w:noProof/>
              <w:sz w:val="24"/>
              <w:szCs w:val="24"/>
            </w:rPr>
          </w:pPr>
          <w:r>
            <w:rPr>
              <w:noProof/>
            </w:rPr>
            <w:t>3.4.4</w:t>
          </w:r>
          <w:r>
            <w:rPr>
              <w:rFonts w:eastAsiaTheme="minorEastAsia" w:cstheme="minorBidi"/>
              <w:noProof/>
              <w:sz w:val="24"/>
              <w:szCs w:val="24"/>
            </w:rPr>
            <w:tab/>
          </w:r>
          <w:r>
            <w:rPr>
              <w:noProof/>
            </w:rPr>
            <w:t>BNS QQ</w:t>
          </w:r>
          <w:r>
            <w:rPr>
              <w:rFonts w:hint="eastAsia"/>
              <w:noProof/>
            </w:rPr>
            <w:t>最近联系人下拉框。</w:t>
          </w:r>
          <w:r>
            <w:rPr>
              <w:noProof/>
            </w:rPr>
            <w:tab/>
          </w:r>
          <w:r>
            <w:rPr>
              <w:noProof/>
            </w:rPr>
            <w:fldChar w:fldCharType="begin"/>
          </w:r>
          <w:r>
            <w:rPr>
              <w:noProof/>
            </w:rPr>
            <w:instrText xml:space="preserve"> PAGEREF _Toc203642714 \h </w:instrText>
          </w:r>
          <w:r>
            <w:rPr>
              <w:noProof/>
            </w:rPr>
          </w:r>
          <w:r>
            <w:rPr>
              <w:noProof/>
            </w:rPr>
            <w:fldChar w:fldCharType="separate"/>
          </w:r>
          <w:r>
            <w:rPr>
              <w:noProof/>
            </w:rPr>
            <w:t>30</w:t>
          </w:r>
          <w:r>
            <w:rPr>
              <w:noProof/>
            </w:rPr>
            <w:fldChar w:fldCharType="end"/>
          </w:r>
        </w:p>
        <w:p w14:paraId="7E66006F" w14:textId="77777777" w:rsidR="00E727F7" w:rsidRDefault="00E727F7">
          <w:pPr>
            <w:pStyle w:val="33"/>
            <w:tabs>
              <w:tab w:val="left" w:pos="1191"/>
              <w:tab w:val="right" w:leader="dot" w:pos="14668"/>
            </w:tabs>
            <w:rPr>
              <w:rFonts w:eastAsiaTheme="minorEastAsia" w:cstheme="minorBidi"/>
              <w:noProof/>
              <w:sz w:val="24"/>
              <w:szCs w:val="24"/>
            </w:rPr>
          </w:pPr>
          <w:r>
            <w:rPr>
              <w:noProof/>
            </w:rPr>
            <w:t>3.4.5</w:t>
          </w:r>
          <w:r>
            <w:rPr>
              <w:rFonts w:eastAsiaTheme="minorEastAsia" w:cstheme="minorBidi"/>
              <w:noProof/>
              <w:sz w:val="24"/>
              <w:szCs w:val="24"/>
            </w:rPr>
            <w:tab/>
          </w:r>
          <w:r>
            <w:rPr>
              <w:rFonts w:hint="eastAsia"/>
              <w:noProof/>
            </w:rPr>
            <w:t>在</w:t>
          </w:r>
          <w:r>
            <w:rPr>
              <w:noProof/>
            </w:rPr>
            <w:t>AllTab</w:t>
          </w:r>
          <w:r>
            <w:rPr>
              <w:rFonts w:hint="eastAsia"/>
              <w:noProof/>
            </w:rPr>
            <w:t>面板里，</w:t>
          </w:r>
          <w:r>
            <w:rPr>
              <w:noProof/>
            </w:rPr>
            <w:t>QQ Friends</w:t>
          </w:r>
          <w:r>
            <w:rPr>
              <w:rFonts w:hint="eastAsia"/>
              <w:noProof/>
            </w:rPr>
            <w:t>消息前带</w:t>
          </w:r>
          <w:r>
            <w:rPr>
              <w:noProof/>
            </w:rPr>
            <w:t xml:space="preserve"> QQ MSG</w:t>
          </w:r>
          <w:r>
            <w:rPr>
              <w:rFonts w:hint="eastAsia"/>
              <w:noProof/>
            </w:rPr>
            <w:t>标签的方式显示。</w:t>
          </w:r>
          <w:r>
            <w:rPr>
              <w:noProof/>
            </w:rPr>
            <w:tab/>
          </w:r>
          <w:r>
            <w:rPr>
              <w:noProof/>
            </w:rPr>
            <w:fldChar w:fldCharType="begin"/>
          </w:r>
          <w:r>
            <w:rPr>
              <w:noProof/>
            </w:rPr>
            <w:instrText xml:space="preserve"> PAGEREF _Toc203642715 \h </w:instrText>
          </w:r>
          <w:r>
            <w:rPr>
              <w:noProof/>
            </w:rPr>
          </w:r>
          <w:r>
            <w:rPr>
              <w:noProof/>
            </w:rPr>
            <w:fldChar w:fldCharType="separate"/>
          </w:r>
          <w:r>
            <w:rPr>
              <w:noProof/>
            </w:rPr>
            <w:t>32</w:t>
          </w:r>
          <w:r>
            <w:rPr>
              <w:noProof/>
            </w:rPr>
            <w:fldChar w:fldCharType="end"/>
          </w:r>
        </w:p>
        <w:p w14:paraId="2A2B90FF" w14:textId="77777777" w:rsidR="00E727F7" w:rsidRDefault="00E727F7">
          <w:pPr>
            <w:pStyle w:val="33"/>
            <w:tabs>
              <w:tab w:val="left" w:pos="1191"/>
              <w:tab w:val="right" w:leader="dot" w:pos="14668"/>
            </w:tabs>
            <w:rPr>
              <w:rFonts w:eastAsiaTheme="minorEastAsia" w:cstheme="minorBidi"/>
              <w:noProof/>
              <w:sz w:val="24"/>
              <w:szCs w:val="24"/>
            </w:rPr>
          </w:pPr>
          <w:r>
            <w:rPr>
              <w:noProof/>
            </w:rPr>
            <w:t>3.4.6</w:t>
          </w:r>
          <w:r>
            <w:rPr>
              <w:rFonts w:eastAsiaTheme="minorEastAsia" w:cstheme="minorBidi"/>
              <w:noProof/>
              <w:sz w:val="24"/>
              <w:szCs w:val="24"/>
            </w:rPr>
            <w:tab/>
          </w:r>
          <w:r>
            <w:rPr>
              <w:rFonts w:hint="eastAsia"/>
              <w:noProof/>
            </w:rPr>
            <w:t>同一</w:t>
          </w:r>
          <w:r>
            <w:rPr>
              <w:noProof/>
            </w:rPr>
            <w:t>QQ</w:t>
          </w:r>
          <w:r>
            <w:rPr>
              <w:rFonts w:hint="eastAsia"/>
              <w:noProof/>
            </w:rPr>
            <w:t>账号下，切换角色后，切换绑定关系，系统自动切换，在聊天框里文字提示</w:t>
          </w:r>
          <w:r>
            <w:rPr>
              <w:noProof/>
            </w:rPr>
            <w:tab/>
          </w:r>
          <w:r>
            <w:rPr>
              <w:noProof/>
            </w:rPr>
            <w:fldChar w:fldCharType="begin"/>
          </w:r>
          <w:r>
            <w:rPr>
              <w:noProof/>
            </w:rPr>
            <w:instrText xml:space="preserve"> PAGEREF _Toc203642716 \h </w:instrText>
          </w:r>
          <w:r>
            <w:rPr>
              <w:noProof/>
            </w:rPr>
          </w:r>
          <w:r>
            <w:rPr>
              <w:noProof/>
            </w:rPr>
            <w:fldChar w:fldCharType="separate"/>
          </w:r>
          <w:r>
            <w:rPr>
              <w:noProof/>
            </w:rPr>
            <w:t>33</w:t>
          </w:r>
          <w:r>
            <w:rPr>
              <w:noProof/>
            </w:rPr>
            <w:fldChar w:fldCharType="end"/>
          </w:r>
        </w:p>
        <w:p w14:paraId="6466450D" w14:textId="77777777" w:rsidR="00E727F7" w:rsidRDefault="00E727F7">
          <w:pPr>
            <w:pStyle w:val="21"/>
            <w:tabs>
              <w:tab w:val="left" w:pos="772"/>
              <w:tab w:val="right" w:leader="dot" w:pos="14668"/>
            </w:tabs>
            <w:rPr>
              <w:rFonts w:eastAsiaTheme="minorEastAsia" w:cstheme="minorBidi"/>
              <w:b w:val="0"/>
              <w:noProof/>
              <w:sz w:val="24"/>
              <w:szCs w:val="24"/>
            </w:rPr>
          </w:pPr>
          <w:r>
            <w:rPr>
              <w:noProof/>
            </w:rPr>
            <w:t>3.5</w:t>
          </w:r>
          <w:r>
            <w:rPr>
              <w:rFonts w:eastAsiaTheme="minorEastAsia" w:cstheme="minorBidi"/>
              <w:b w:val="0"/>
              <w:noProof/>
              <w:sz w:val="24"/>
              <w:szCs w:val="24"/>
            </w:rPr>
            <w:tab/>
          </w:r>
          <w:r>
            <w:rPr>
              <w:noProof/>
            </w:rPr>
            <w:t>C2C</w:t>
          </w:r>
          <w:r>
            <w:rPr>
              <w:rFonts w:hint="eastAsia"/>
              <w:noProof/>
            </w:rPr>
            <w:t>消息声音提醒控制面板</w:t>
          </w:r>
          <w:r>
            <w:rPr>
              <w:noProof/>
            </w:rPr>
            <w:tab/>
          </w:r>
          <w:r>
            <w:rPr>
              <w:noProof/>
            </w:rPr>
            <w:fldChar w:fldCharType="begin"/>
          </w:r>
          <w:r>
            <w:rPr>
              <w:noProof/>
            </w:rPr>
            <w:instrText xml:space="preserve"> PAGEREF _Toc203642717 \h </w:instrText>
          </w:r>
          <w:r>
            <w:rPr>
              <w:noProof/>
            </w:rPr>
          </w:r>
          <w:r>
            <w:rPr>
              <w:noProof/>
            </w:rPr>
            <w:fldChar w:fldCharType="separate"/>
          </w:r>
          <w:r>
            <w:rPr>
              <w:noProof/>
            </w:rPr>
            <w:t>34</w:t>
          </w:r>
          <w:r>
            <w:rPr>
              <w:noProof/>
            </w:rPr>
            <w:fldChar w:fldCharType="end"/>
          </w:r>
        </w:p>
        <w:p w14:paraId="70B394A3" w14:textId="64F99EB2" w:rsidR="00EF5CEC" w:rsidRDefault="00EF5CEC">
          <w:r>
            <w:rPr>
              <w:b/>
              <w:bCs/>
              <w:noProof/>
            </w:rPr>
            <w:fldChar w:fldCharType="end"/>
          </w:r>
        </w:p>
      </w:sdtContent>
    </w:sdt>
    <w:p w14:paraId="1FAE63A9" w14:textId="77777777" w:rsidR="00BC5C92" w:rsidRDefault="00BC5C92" w:rsidP="00B915F0"/>
    <w:p w14:paraId="73EBFB4E" w14:textId="77777777" w:rsidR="00B915F0" w:rsidRDefault="00B915F0" w:rsidP="00B915F0"/>
    <w:p w14:paraId="3F14D6B2" w14:textId="77777777" w:rsidR="00B915F0" w:rsidRDefault="00B915F0" w:rsidP="00B915F0"/>
    <w:p w14:paraId="1D7D5224" w14:textId="77777777" w:rsidR="00B915F0" w:rsidRDefault="00B915F0" w:rsidP="00B915F0"/>
    <w:p w14:paraId="6BC502FF" w14:textId="77777777" w:rsidR="00B915F0" w:rsidRDefault="00B915F0" w:rsidP="00B915F0">
      <w:pPr>
        <w:pStyle w:val="1"/>
        <w:numPr>
          <w:ilvl w:val="0"/>
          <w:numId w:val="1"/>
        </w:numPr>
      </w:pPr>
      <w:bookmarkStart w:id="0" w:name="_Toc203642683"/>
      <w:r>
        <w:rPr>
          <w:rFonts w:hint="eastAsia"/>
        </w:rPr>
        <w:lastRenderedPageBreak/>
        <w:t>概述</w:t>
      </w:r>
      <w:bookmarkEnd w:id="0"/>
    </w:p>
    <w:p w14:paraId="0010DB44" w14:textId="77777777" w:rsidR="00B915F0" w:rsidRDefault="00B915F0" w:rsidP="00B915F0">
      <w:pPr>
        <w:pStyle w:val="2"/>
      </w:pPr>
      <w:bookmarkStart w:id="1" w:name="_Toc203642684"/>
      <w:r>
        <w:rPr>
          <w:rFonts w:hint="eastAsia"/>
        </w:rPr>
        <w:t>目的</w:t>
      </w:r>
      <w:bookmarkEnd w:id="1"/>
    </w:p>
    <w:p w14:paraId="21B85F1A" w14:textId="77777777" w:rsidR="00B915F0" w:rsidRDefault="00B915F0" w:rsidP="00B915F0">
      <w:pPr>
        <w:pStyle w:val="a5"/>
        <w:numPr>
          <w:ilvl w:val="2"/>
          <w:numId w:val="1"/>
        </w:numPr>
        <w:ind w:firstLineChars="0"/>
      </w:pPr>
      <w:r w:rsidRPr="00B915F0">
        <w:rPr>
          <w:rFonts w:hint="eastAsia"/>
        </w:rPr>
        <w:t>打通腾讯平台用户与游戏内玩家的沟通渠道，在沟通中增加游戏的曝光度与传播度。</w:t>
      </w:r>
    </w:p>
    <w:p w14:paraId="3925200B" w14:textId="77777777" w:rsidR="00B915F0" w:rsidRPr="00B915F0" w:rsidRDefault="00B915F0" w:rsidP="00B915F0">
      <w:pPr>
        <w:pStyle w:val="a5"/>
        <w:numPr>
          <w:ilvl w:val="2"/>
          <w:numId w:val="1"/>
        </w:numPr>
        <w:ind w:firstLineChars="0"/>
      </w:pPr>
      <w:r w:rsidRPr="00B915F0">
        <w:rPr>
          <w:rFonts w:hint="eastAsia"/>
        </w:rPr>
        <w:t>通过离线消息，临时会话，消息保存等方式，对游戏内聊天形式的补充</w:t>
      </w:r>
      <w:r>
        <w:rPr>
          <w:rFonts w:hint="eastAsia"/>
        </w:rPr>
        <w:t>。</w:t>
      </w:r>
    </w:p>
    <w:p w14:paraId="604B24EE" w14:textId="77777777" w:rsidR="00B915F0" w:rsidRDefault="00B915F0" w:rsidP="00B915F0">
      <w:pPr>
        <w:pStyle w:val="2"/>
      </w:pPr>
      <w:bookmarkStart w:id="2" w:name="_Toc203642685"/>
      <w:r w:rsidRPr="001264C6">
        <w:rPr>
          <w:rFonts w:hint="eastAsia"/>
        </w:rPr>
        <w:t>主要功能</w:t>
      </w:r>
      <w:bookmarkEnd w:id="2"/>
    </w:p>
    <w:p w14:paraId="3DD49D9F" w14:textId="77777777" w:rsidR="00B915F0" w:rsidRDefault="00B915F0" w:rsidP="00B915F0">
      <w:pPr>
        <w:pStyle w:val="30"/>
        <w:numPr>
          <w:ilvl w:val="2"/>
          <w:numId w:val="1"/>
        </w:numPr>
      </w:pPr>
      <w:bookmarkStart w:id="3" w:name="_Toc203642686"/>
      <w:r w:rsidRPr="00B915F0">
        <w:rPr>
          <w:rFonts w:hint="eastAsia"/>
        </w:rPr>
        <w:t>实现已成为</w:t>
      </w:r>
      <w:r w:rsidRPr="00B915F0">
        <w:rPr>
          <w:rFonts w:hint="eastAsia"/>
        </w:rPr>
        <w:t>QQ</w:t>
      </w:r>
      <w:r w:rsidRPr="00B915F0">
        <w:rPr>
          <w:rFonts w:hint="eastAsia"/>
        </w:rPr>
        <w:t>好友的关系用户，游戏内角色所属的</w:t>
      </w:r>
      <w:r w:rsidRPr="00B915F0">
        <w:rPr>
          <w:rFonts w:hint="eastAsia"/>
        </w:rPr>
        <w:t>QQ</w:t>
      </w:r>
      <w:r w:rsidRPr="00B915F0">
        <w:rPr>
          <w:rFonts w:hint="eastAsia"/>
        </w:rPr>
        <w:t>与游戏外</w:t>
      </w:r>
      <w:r w:rsidRPr="00B915F0">
        <w:rPr>
          <w:rFonts w:hint="eastAsia"/>
        </w:rPr>
        <w:t>QQ</w:t>
      </w:r>
      <w:r w:rsidRPr="00B915F0">
        <w:rPr>
          <w:rFonts w:hint="eastAsia"/>
        </w:rPr>
        <w:t>好友的即时通讯</w:t>
      </w:r>
      <w:r w:rsidRPr="00B915F0">
        <w:rPr>
          <w:rFonts w:hint="eastAsia"/>
        </w:rPr>
        <w:t>--</w:t>
      </w:r>
      <w:r w:rsidRPr="00B915F0">
        <w:rPr>
          <w:rFonts w:hint="eastAsia"/>
        </w:rPr>
        <w:t>好友聊天、离线消息</w:t>
      </w:r>
      <w:bookmarkEnd w:id="3"/>
    </w:p>
    <w:p w14:paraId="20AFAA77" w14:textId="77777777" w:rsidR="00B915F0" w:rsidRDefault="00B915F0" w:rsidP="00B915F0">
      <w:pPr>
        <w:pStyle w:val="30"/>
        <w:numPr>
          <w:ilvl w:val="2"/>
          <w:numId w:val="1"/>
        </w:numPr>
      </w:pPr>
      <w:bookmarkStart w:id="4" w:name="_Toc203642687"/>
      <w:r w:rsidRPr="00B915F0">
        <w:rPr>
          <w:rFonts w:hint="eastAsia"/>
        </w:rPr>
        <w:t>实现未成为</w:t>
      </w:r>
      <w:r w:rsidRPr="00B915F0">
        <w:rPr>
          <w:rFonts w:hint="eastAsia"/>
        </w:rPr>
        <w:t>QQ</w:t>
      </w:r>
      <w:r w:rsidRPr="00B915F0">
        <w:rPr>
          <w:rFonts w:hint="eastAsia"/>
        </w:rPr>
        <w:t>好友的用户，游戏内角色所属的</w:t>
      </w:r>
      <w:r w:rsidRPr="00B915F0">
        <w:rPr>
          <w:rFonts w:hint="eastAsia"/>
        </w:rPr>
        <w:t>QQ</w:t>
      </w:r>
      <w:r w:rsidRPr="00B915F0">
        <w:rPr>
          <w:rFonts w:hint="eastAsia"/>
        </w:rPr>
        <w:t>与游戏外</w:t>
      </w:r>
      <w:r w:rsidRPr="00B915F0">
        <w:rPr>
          <w:rFonts w:hint="eastAsia"/>
        </w:rPr>
        <w:t>QQ</w:t>
      </w:r>
      <w:r w:rsidRPr="00B915F0">
        <w:rPr>
          <w:rFonts w:hint="eastAsia"/>
        </w:rPr>
        <w:t>的即时通讯</w:t>
      </w:r>
      <w:r w:rsidRPr="00B915F0">
        <w:rPr>
          <w:rFonts w:hint="eastAsia"/>
        </w:rPr>
        <w:t>--</w:t>
      </w:r>
      <w:r w:rsidRPr="00B915F0">
        <w:rPr>
          <w:rFonts w:hint="eastAsia"/>
        </w:rPr>
        <w:t>临时会话、离线消息</w:t>
      </w:r>
      <w:bookmarkEnd w:id="4"/>
    </w:p>
    <w:p w14:paraId="0E2B5892" w14:textId="77777777" w:rsidR="00063B54" w:rsidRPr="00063B54" w:rsidRDefault="00063B54" w:rsidP="00063B54">
      <w:pPr>
        <w:ind w:leftChars="600" w:left="1320"/>
      </w:pPr>
      <w:r w:rsidRPr="00063B54">
        <w:rPr>
          <w:rFonts w:hint="eastAsia"/>
        </w:rPr>
        <w:t>通过下图，</w:t>
      </w:r>
      <w:r w:rsidRPr="00063B54">
        <w:rPr>
          <w:rFonts w:hint="eastAsia"/>
        </w:rPr>
        <w:t>QQ</w:t>
      </w:r>
      <w:r w:rsidRPr="00063B54">
        <w:rPr>
          <w:rFonts w:hint="eastAsia"/>
        </w:rPr>
        <w:t>用户之间，不论是好友，还是非好友，都可以向游戏内发起消息，产生互动，并且，这些互动关系可以被游戏内的</w:t>
      </w:r>
      <w:r w:rsidRPr="00063B54">
        <w:rPr>
          <w:rFonts w:hint="eastAsia"/>
        </w:rPr>
        <w:t>BNS QQ</w:t>
      </w:r>
      <w:r w:rsidRPr="00063B54">
        <w:rPr>
          <w:rFonts w:hint="eastAsia"/>
        </w:rPr>
        <w:t>保留下来（</w:t>
      </w:r>
      <w:r w:rsidRPr="00063B54">
        <w:rPr>
          <w:rFonts w:hint="eastAsia"/>
        </w:rPr>
        <w:t>BNS QQ</w:t>
      </w:r>
      <w:r w:rsidRPr="00063B54">
        <w:rPr>
          <w:rFonts w:hint="eastAsia"/>
        </w:rPr>
        <w:t>最近联系人列表）。</w:t>
      </w:r>
    </w:p>
    <w:p w14:paraId="2FF19B80" w14:textId="77777777" w:rsidR="00063B54" w:rsidRDefault="00063B54" w:rsidP="00063B54">
      <w:pPr>
        <w:ind w:leftChars="600" w:left="1320"/>
      </w:pPr>
      <w:r w:rsidRPr="00063B54">
        <w:rPr>
          <w:rFonts w:hint="eastAsia"/>
        </w:rPr>
        <w:t>其次，游戏内用户，可以通过与好友和非好友之间的交互，不断的向腾讯平台其他用户散播游戏信息。</w:t>
      </w:r>
    </w:p>
    <w:p w14:paraId="6479AF68" w14:textId="1338FD39" w:rsidR="00FF0B06" w:rsidRDefault="002019B5" w:rsidP="0098157A">
      <w:pPr>
        <w:jc w:val="center"/>
      </w:pPr>
      <w:r>
        <w:rPr>
          <w:noProof/>
        </w:rPr>
        <w:lastRenderedPageBreak/>
        <w:drawing>
          <wp:inline distT="0" distB="0" distL="0" distR="0" wp14:anchorId="6B32B535" wp14:editId="3E16FEC7">
            <wp:extent cx="9144000" cy="4483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4483100"/>
                    </a:xfrm>
                    <a:prstGeom prst="rect">
                      <a:avLst/>
                    </a:prstGeom>
                    <a:noFill/>
                    <a:ln>
                      <a:noFill/>
                    </a:ln>
                  </pic:spPr>
                </pic:pic>
              </a:graphicData>
            </a:graphic>
          </wp:inline>
        </w:drawing>
      </w:r>
    </w:p>
    <w:p w14:paraId="2EB8F5A4" w14:textId="7B58D694" w:rsidR="006372AD" w:rsidRDefault="006372AD" w:rsidP="0098157A">
      <w:pPr>
        <w:jc w:val="center"/>
      </w:pPr>
      <w:r>
        <w:rPr>
          <w:rFonts w:hint="eastAsia"/>
        </w:rPr>
        <w:t xml:space="preserve">QQ A </w:t>
      </w:r>
      <w:r>
        <w:rPr>
          <w:rFonts w:hint="eastAsia"/>
        </w:rPr>
        <w:t>与</w:t>
      </w:r>
      <w:r>
        <w:rPr>
          <w:rFonts w:hint="eastAsia"/>
        </w:rPr>
        <w:t>QQ B</w:t>
      </w:r>
      <w:r>
        <w:rPr>
          <w:rFonts w:hint="eastAsia"/>
        </w:rPr>
        <w:t>一旦沟通后，</w:t>
      </w:r>
      <w:r>
        <w:rPr>
          <w:rFonts w:hint="eastAsia"/>
        </w:rPr>
        <w:t>QQ A</w:t>
      </w:r>
      <w:r>
        <w:rPr>
          <w:rFonts w:hint="eastAsia"/>
        </w:rPr>
        <w:t>保存在</w:t>
      </w:r>
      <w:r>
        <w:rPr>
          <w:rFonts w:hint="eastAsia"/>
        </w:rPr>
        <w:t>QQ B</w:t>
      </w:r>
      <w:r>
        <w:rPr>
          <w:rFonts w:hint="eastAsia"/>
        </w:rPr>
        <w:t>在</w:t>
      </w:r>
      <w:r>
        <w:rPr>
          <w:rFonts w:hint="eastAsia"/>
        </w:rPr>
        <w:t>BNS QQ</w:t>
      </w:r>
      <w:r>
        <w:rPr>
          <w:rFonts w:hint="eastAsia"/>
        </w:rPr>
        <w:t>内的最近联系人列表内，</w:t>
      </w:r>
      <w:r>
        <w:rPr>
          <w:rFonts w:hint="eastAsia"/>
        </w:rPr>
        <w:t>QQ B</w:t>
      </w:r>
      <w:r>
        <w:rPr>
          <w:rFonts w:hint="eastAsia"/>
        </w:rPr>
        <w:t>即可在游戏内向</w:t>
      </w:r>
      <w:r>
        <w:rPr>
          <w:rFonts w:hint="eastAsia"/>
        </w:rPr>
        <w:t>QQ A</w:t>
      </w:r>
      <w:r>
        <w:rPr>
          <w:rFonts w:hint="eastAsia"/>
        </w:rPr>
        <w:t>发起消息</w:t>
      </w:r>
    </w:p>
    <w:p w14:paraId="4618156D" w14:textId="722F1815" w:rsidR="006372AD" w:rsidRDefault="006372AD" w:rsidP="0098157A">
      <w:pPr>
        <w:jc w:val="center"/>
      </w:pPr>
      <w:r>
        <w:rPr>
          <w:noProof/>
        </w:rPr>
        <w:lastRenderedPageBreak/>
        <w:drawing>
          <wp:inline distT="0" distB="0" distL="0" distR="0" wp14:anchorId="04BDE5EF" wp14:editId="718ABAD9">
            <wp:extent cx="9232900" cy="32258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32900" cy="3225800"/>
                    </a:xfrm>
                    <a:prstGeom prst="rect">
                      <a:avLst/>
                    </a:prstGeom>
                    <a:noFill/>
                    <a:ln>
                      <a:noFill/>
                    </a:ln>
                  </pic:spPr>
                </pic:pic>
              </a:graphicData>
            </a:graphic>
          </wp:inline>
        </w:drawing>
      </w:r>
    </w:p>
    <w:p w14:paraId="13BBC435" w14:textId="3B50E2F6" w:rsidR="006372AD" w:rsidRPr="00063B54" w:rsidRDefault="006372AD" w:rsidP="0098157A">
      <w:pPr>
        <w:jc w:val="center"/>
      </w:pPr>
      <w:r>
        <w:rPr>
          <w:rFonts w:hint="eastAsia"/>
        </w:rPr>
        <w:t>游戏内有好友关系的角色，一方可以向不在线的另一方发送</w:t>
      </w:r>
      <w:r>
        <w:rPr>
          <w:rFonts w:hint="eastAsia"/>
        </w:rPr>
        <w:t>PC QQ</w:t>
      </w:r>
      <w:r>
        <w:rPr>
          <w:rFonts w:hint="eastAsia"/>
        </w:rPr>
        <w:t>消息，对方的</w:t>
      </w:r>
      <w:r>
        <w:rPr>
          <w:rFonts w:hint="eastAsia"/>
        </w:rPr>
        <w:t>QQ</w:t>
      </w:r>
      <w:r>
        <w:rPr>
          <w:rFonts w:hint="eastAsia"/>
        </w:rPr>
        <w:t>将保存在</w:t>
      </w:r>
      <w:r>
        <w:rPr>
          <w:rFonts w:hint="eastAsia"/>
        </w:rPr>
        <w:t>BNS QQ</w:t>
      </w:r>
      <w:r>
        <w:rPr>
          <w:rFonts w:hint="eastAsia"/>
        </w:rPr>
        <w:t>最近联系人列表内。</w:t>
      </w:r>
    </w:p>
    <w:p w14:paraId="62E75BC2" w14:textId="77777777" w:rsidR="00B915F0" w:rsidRDefault="00B915F0" w:rsidP="00B915F0">
      <w:pPr>
        <w:pStyle w:val="2"/>
      </w:pPr>
      <w:bookmarkStart w:id="5" w:name="_Toc203642688"/>
      <w:r>
        <w:rPr>
          <w:rFonts w:hint="eastAsia"/>
        </w:rPr>
        <w:lastRenderedPageBreak/>
        <w:t>详细</w:t>
      </w:r>
      <w:r w:rsidRPr="00D12FCA">
        <w:rPr>
          <w:rFonts w:hint="eastAsia"/>
        </w:rPr>
        <w:t>功能</w:t>
      </w:r>
      <w:bookmarkEnd w:id="5"/>
    </w:p>
    <w:p w14:paraId="60B80EA5" w14:textId="33424FDE" w:rsidR="00A26497" w:rsidRDefault="007A3426" w:rsidP="00A26497">
      <w:pPr>
        <w:pStyle w:val="30"/>
        <w:numPr>
          <w:ilvl w:val="2"/>
          <w:numId w:val="1"/>
        </w:numPr>
      </w:pPr>
      <w:bookmarkStart w:id="6" w:name="_Toc203642689"/>
      <w:r>
        <w:rPr>
          <w:rFonts w:hint="eastAsia"/>
        </w:rPr>
        <w:t>用户登录游戏，角色与帐户绑定，</w:t>
      </w:r>
      <w:r>
        <w:rPr>
          <w:rFonts w:hint="eastAsia"/>
        </w:rPr>
        <w:t xml:space="preserve">game </w:t>
      </w:r>
      <w:proofErr w:type="spellStart"/>
      <w:r>
        <w:rPr>
          <w:rFonts w:hint="eastAsia"/>
        </w:rPr>
        <w:t>svr</w:t>
      </w:r>
      <w:proofErr w:type="spellEnd"/>
      <w:r>
        <w:rPr>
          <w:rFonts w:hint="eastAsia"/>
        </w:rPr>
        <w:t>记录绑定关系</w:t>
      </w:r>
      <w:bookmarkEnd w:id="6"/>
      <w:r>
        <w:rPr>
          <w:rFonts w:hint="eastAsia"/>
        </w:rPr>
        <w:t>。</w:t>
      </w:r>
      <w:ins w:id="7" w:author="政 王" w:date="2012-11-01T08:29:00Z">
        <w:r w:rsidR="008C6665">
          <w:rPr>
            <w:rFonts w:hint="eastAsia"/>
          </w:rPr>
          <w:t>游戏</w:t>
        </w:r>
      </w:ins>
      <w:ins w:id="8" w:author="政 王" w:date="2012-11-01T08:30:00Z">
        <w:r w:rsidR="008C6665">
          <w:rPr>
            <w:rFonts w:hint="eastAsia"/>
          </w:rPr>
          <w:t>内以账号关系为好友关系，角色与账号绑定游戏内已实现</w:t>
        </w:r>
      </w:ins>
    </w:p>
    <w:p w14:paraId="1016C2BC" w14:textId="58568223" w:rsidR="007509D6" w:rsidRDefault="007509D6" w:rsidP="007509D6">
      <w:pPr>
        <w:pStyle w:val="30"/>
        <w:numPr>
          <w:ilvl w:val="2"/>
          <w:numId w:val="1"/>
        </w:numPr>
      </w:pPr>
      <w:bookmarkStart w:id="9" w:name="_Toc203642690"/>
      <w:r w:rsidRPr="007509D6">
        <w:rPr>
          <w:rFonts w:hint="eastAsia"/>
        </w:rPr>
        <w:t>PC QQ</w:t>
      </w:r>
      <w:r w:rsidRPr="007509D6">
        <w:rPr>
          <w:rFonts w:hint="eastAsia"/>
        </w:rPr>
        <w:t>端</w:t>
      </w:r>
      <w:bookmarkEnd w:id="9"/>
      <w:r w:rsidR="0078438C">
        <w:rPr>
          <w:rFonts w:hint="eastAsia"/>
        </w:rPr>
        <w:t>可以将</w:t>
      </w:r>
      <w:r w:rsidR="0078438C">
        <w:rPr>
          <w:rFonts w:hint="eastAsia"/>
        </w:rPr>
        <w:t>BNS QQ</w:t>
      </w:r>
      <w:r w:rsidR="0078438C">
        <w:rPr>
          <w:rFonts w:hint="eastAsia"/>
        </w:rPr>
        <w:t>踢线</w:t>
      </w:r>
      <w:r w:rsidR="00C8567D">
        <w:rPr>
          <w:rFonts w:hint="eastAsia"/>
        </w:rPr>
        <w:t>。</w:t>
      </w:r>
    </w:p>
    <w:p w14:paraId="54396443" w14:textId="5D8FB9D5" w:rsidR="00731418" w:rsidRDefault="00731418" w:rsidP="00731418">
      <w:pPr>
        <w:pStyle w:val="30"/>
        <w:numPr>
          <w:ilvl w:val="2"/>
          <w:numId w:val="1"/>
        </w:numPr>
      </w:pPr>
      <w:bookmarkStart w:id="10" w:name="_Toc203642691"/>
      <w:r w:rsidRPr="00731418">
        <w:rPr>
          <w:rFonts w:hint="eastAsia"/>
        </w:rPr>
        <w:t>BNS QQ</w:t>
      </w:r>
      <w:r w:rsidRPr="00731418">
        <w:rPr>
          <w:rFonts w:hint="eastAsia"/>
        </w:rPr>
        <w:t>登录机制</w:t>
      </w:r>
      <w:bookmarkEnd w:id="10"/>
      <w:ins w:id="11" w:author="政 王" w:date="2012-11-01T08:31:00Z">
        <w:r w:rsidR="008936D9">
          <w:rPr>
            <w:rFonts w:hint="eastAsia"/>
          </w:rPr>
          <w:t xml:space="preserve"> </w:t>
        </w:r>
      </w:ins>
      <w:ins w:id="12" w:author="政 王" w:date="2012-11-01T08:33:00Z">
        <w:r w:rsidR="00EB65DC">
          <w:rPr>
            <w:rFonts w:hint="eastAsia"/>
          </w:rPr>
          <w:t>游戏内取消</w:t>
        </w:r>
        <w:r w:rsidR="00EB65DC">
          <w:rPr>
            <w:rFonts w:hint="eastAsia"/>
          </w:rPr>
          <w:t>BNS QQ UI</w:t>
        </w:r>
        <w:r w:rsidR="00EB65DC">
          <w:rPr>
            <w:rFonts w:hint="eastAsia"/>
          </w:rPr>
          <w:t>，</w:t>
        </w:r>
      </w:ins>
      <w:ins w:id="13" w:author="政 王" w:date="2012-11-01T08:34:00Z">
        <w:r w:rsidR="005D6E97">
          <w:rPr>
            <w:rFonts w:hint="eastAsia"/>
          </w:rPr>
          <w:t>用户登录游戏，同时登录</w:t>
        </w:r>
        <w:r w:rsidR="005D6E97">
          <w:rPr>
            <w:rFonts w:hint="eastAsia"/>
          </w:rPr>
          <w:t>QQ</w:t>
        </w:r>
        <w:r w:rsidR="002E50D2">
          <w:rPr>
            <w:rFonts w:hint="eastAsia"/>
          </w:rPr>
          <w:t>。</w:t>
        </w:r>
      </w:ins>
    </w:p>
    <w:p w14:paraId="38C8407F" w14:textId="77777777" w:rsidR="00EE19BB" w:rsidRDefault="00EE19BB" w:rsidP="00EE19BB">
      <w:pPr>
        <w:pStyle w:val="a5"/>
        <w:numPr>
          <w:ilvl w:val="3"/>
          <w:numId w:val="1"/>
        </w:numPr>
        <w:ind w:firstLineChars="0"/>
      </w:pPr>
      <w:r w:rsidRPr="00EE19BB">
        <w:rPr>
          <w:rFonts w:hint="eastAsia"/>
        </w:rPr>
        <w:t>登录游戏自动登录</w:t>
      </w:r>
      <w:r w:rsidRPr="00EE19BB">
        <w:rPr>
          <w:rFonts w:hint="eastAsia"/>
        </w:rPr>
        <w:t>BNS QQ</w:t>
      </w:r>
    </w:p>
    <w:p w14:paraId="755F2006" w14:textId="0078E09C" w:rsidR="00BC6A0A" w:rsidRPr="00EE19BB" w:rsidRDefault="00BC6A0A" w:rsidP="00EE19BB">
      <w:pPr>
        <w:pStyle w:val="a5"/>
        <w:numPr>
          <w:ilvl w:val="3"/>
          <w:numId w:val="1"/>
        </w:numPr>
        <w:ind w:firstLineChars="0"/>
      </w:pPr>
      <w:r w:rsidRPr="00BC6A0A">
        <w:rPr>
          <w:rFonts w:hint="eastAsia"/>
        </w:rPr>
        <w:t>被</w:t>
      </w:r>
      <w:r w:rsidRPr="00BC6A0A">
        <w:rPr>
          <w:rFonts w:hint="eastAsia"/>
        </w:rPr>
        <w:t>PC QQ</w:t>
      </w:r>
      <w:r w:rsidRPr="00BC6A0A">
        <w:rPr>
          <w:rFonts w:hint="eastAsia"/>
        </w:rPr>
        <w:t>踢下线后，用户点击</w:t>
      </w:r>
      <w:r w:rsidRPr="00BC6A0A">
        <w:rPr>
          <w:rFonts w:hint="eastAsia"/>
        </w:rPr>
        <w:t>BNS QQ</w:t>
      </w:r>
      <w:r w:rsidR="00063E03">
        <w:rPr>
          <w:rFonts w:hint="eastAsia"/>
        </w:rPr>
        <w:t>入口按钮，自动登录</w:t>
      </w:r>
    </w:p>
    <w:p w14:paraId="5D5C88DA" w14:textId="77777777" w:rsidR="008A7E83" w:rsidRDefault="008A7E83" w:rsidP="008A7E83">
      <w:pPr>
        <w:pStyle w:val="30"/>
        <w:numPr>
          <w:ilvl w:val="2"/>
          <w:numId w:val="1"/>
        </w:numPr>
      </w:pPr>
      <w:bookmarkStart w:id="14" w:name="_Toc203642692"/>
      <w:r w:rsidRPr="008A7E83">
        <w:rPr>
          <w:rFonts w:hint="eastAsia"/>
        </w:rPr>
        <w:t>C2C</w:t>
      </w:r>
      <w:r w:rsidRPr="008A7E83">
        <w:rPr>
          <w:rFonts w:hint="eastAsia"/>
        </w:rPr>
        <w:t>消息机制</w:t>
      </w:r>
      <w:bookmarkEnd w:id="14"/>
    </w:p>
    <w:p w14:paraId="41FB0B01" w14:textId="6AE8471E" w:rsidR="00E039F3" w:rsidRDefault="00E039F3" w:rsidP="00E039F3">
      <w:pPr>
        <w:pStyle w:val="4"/>
        <w:numPr>
          <w:ilvl w:val="3"/>
          <w:numId w:val="1"/>
        </w:numPr>
      </w:pPr>
      <w:r w:rsidRPr="00E039F3">
        <w:rPr>
          <w:rFonts w:hint="eastAsia"/>
        </w:rPr>
        <w:t>消息提醒</w:t>
      </w:r>
    </w:p>
    <w:p w14:paraId="56E21036" w14:textId="59860B14" w:rsidR="00C62C3B" w:rsidRPr="00C62C3B" w:rsidRDefault="00C62C3B" w:rsidP="00C62C3B">
      <w:pPr>
        <w:pStyle w:val="a5"/>
        <w:numPr>
          <w:ilvl w:val="4"/>
          <w:numId w:val="1"/>
        </w:numPr>
        <w:ind w:firstLineChars="0"/>
      </w:pPr>
      <w:r w:rsidRPr="00C62C3B">
        <w:rPr>
          <w:rFonts w:hint="eastAsia"/>
        </w:rPr>
        <w:t>新消息</w:t>
      </w:r>
      <w:r w:rsidRPr="00C62C3B">
        <w:rPr>
          <w:rFonts w:hint="eastAsia"/>
        </w:rPr>
        <w:t>BNS QQ</w:t>
      </w:r>
      <w:r w:rsidRPr="00C62C3B">
        <w:rPr>
          <w:rFonts w:hint="eastAsia"/>
        </w:rPr>
        <w:t>入口按钮发亮提醒</w:t>
      </w:r>
      <w:r w:rsidR="004B0237">
        <w:rPr>
          <w:rFonts w:hint="eastAsia"/>
        </w:rPr>
        <w:t>。</w:t>
      </w:r>
      <w:r w:rsidRPr="00C62C3B">
        <w:rPr>
          <w:rFonts w:hint="eastAsia"/>
        </w:rPr>
        <w:t>（</w:t>
      </w:r>
      <w:r w:rsidR="00D74517">
        <w:rPr>
          <w:rFonts w:hint="eastAsia"/>
        </w:rPr>
        <w:t>入口按钮参见</w:t>
      </w:r>
      <w:r w:rsidR="00D74517">
        <w:rPr>
          <w:rFonts w:hint="eastAsia"/>
        </w:rPr>
        <w:t xml:space="preserve"> 3.1</w:t>
      </w:r>
      <w:r w:rsidRPr="00C62C3B">
        <w:rPr>
          <w:rFonts w:hint="eastAsia"/>
        </w:rPr>
        <w:t>）</w:t>
      </w:r>
      <w:ins w:id="15" w:author="政 王" w:date="2012-11-01T08:35:00Z">
        <w:r w:rsidR="00B562EB">
          <w:rPr>
            <w:rFonts w:hint="eastAsia"/>
          </w:rPr>
          <w:t xml:space="preserve"> </w:t>
        </w:r>
        <w:r w:rsidR="00B562EB">
          <w:rPr>
            <w:rFonts w:hint="eastAsia"/>
          </w:rPr>
          <w:t>游戏内无</w:t>
        </w:r>
        <w:r w:rsidR="00B562EB">
          <w:rPr>
            <w:rFonts w:hint="eastAsia"/>
          </w:rPr>
          <w:t>BNS QQ</w:t>
        </w:r>
        <w:r w:rsidR="00B562EB">
          <w:rPr>
            <w:rFonts w:hint="eastAsia"/>
          </w:rPr>
          <w:t>入口按钮</w:t>
        </w:r>
      </w:ins>
    </w:p>
    <w:p w14:paraId="3994C235" w14:textId="0CC880B2" w:rsidR="00C62C3B" w:rsidRPr="00C62C3B" w:rsidRDefault="00C62C3B" w:rsidP="00C62C3B">
      <w:pPr>
        <w:pStyle w:val="a5"/>
        <w:numPr>
          <w:ilvl w:val="4"/>
          <w:numId w:val="1"/>
        </w:numPr>
        <w:ind w:firstLineChars="0"/>
      </w:pPr>
      <w:r w:rsidRPr="00C62C3B">
        <w:rPr>
          <w:rFonts w:hint="eastAsia"/>
        </w:rPr>
        <w:t>新消息</w:t>
      </w:r>
      <w:r w:rsidRPr="00C62C3B">
        <w:rPr>
          <w:rFonts w:hint="eastAsia"/>
        </w:rPr>
        <w:t xml:space="preserve"> </w:t>
      </w:r>
      <w:r w:rsidRPr="00C62C3B">
        <w:rPr>
          <w:rFonts w:hint="eastAsia"/>
        </w:rPr>
        <w:t>游戏内聊天框</w:t>
      </w:r>
      <w:r w:rsidRPr="00C62C3B">
        <w:rPr>
          <w:rFonts w:hint="eastAsia"/>
        </w:rPr>
        <w:t>TAB</w:t>
      </w:r>
      <w:r w:rsidRPr="00C62C3B">
        <w:rPr>
          <w:rFonts w:hint="eastAsia"/>
        </w:rPr>
        <w:t>页发亮提醒。</w:t>
      </w:r>
      <w:r w:rsidR="00C45D7B">
        <w:rPr>
          <w:rFonts w:hint="eastAsia"/>
        </w:rPr>
        <w:t>（见</w:t>
      </w:r>
      <w:r w:rsidR="00C45D7B">
        <w:rPr>
          <w:rFonts w:hint="eastAsia"/>
        </w:rPr>
        <w:t xml:space="preserve"> 3.4.2.1</w:t>
      </w:r>
      <w:r w:rsidR="00C45D7B">
        <w:rPr>
          <w:rFonts w:hint="eastAsia"/>
        </w:rPr>
        <w:t>）</w:t>
      </w:r>
      <w:ins w:id="16" w:author="政 王" w:date="2012-11-01T10:35:00Z">
        <w:r w:rsidR="00563538">
          <w:rPr>
            <w:rFonts w:hint="eastAsia"/>
          </w:rPr>
          <w:t>新</w:t>
        </w:r>
        <w:r w:rsidR="00563538">
          <w:rPr>
            <w:rFonts w:hint="eastAsia"/>
          </w:rPr>
          <w:t>Tab</w:t>
        </w:r>
        <w:r w:rsidR="00563538">
          <w:rPr>
            <w:rFonts w:hint="eastAsia"/>
          </w:rPr>
          <w:t>标签页去掉，</w:t>
        </w:r>
        <w:r w:rsidR="00563538">
          <w:rPr>
            <w:rFonts w:hint="eastAsia"/>
          </w:rPr>
          <w:t xml:space="preserve"> C2C</w:t>
        </w:r>
        <w:r w:rsidR="00563538">
          <w:rPr>
            <w:rFonts w:hint="eastAsia"/>
          </w:rPr>
          <w:t>消息与</w:t>
        </w:r>
      </w:ins>
      <w:ins w:id="17" w:author="政 王" w:date="2012-11-01T10:36:00Z">
        <w:r w:rsidR="00563538">
          <w:rPr>
            <w:rFonts w:hint="eastAsia"/>
          </w:rPr>
          <w:t>游戏内密语消息结合</w:t>
        </w:r>
      </w:ins>
    </w:p>
    <w:p w14:paraId="1AEB35E3" w14:textId="556B0529" w:rsidR="00C62C3B" w:rsidRPr="00C62C3B" w:rsidRDefault="00C62C3B" w:rsidP="00C62C3B">
      <w:pPr>
        <w:pStyle w:val="a5"/>
        <w:numPr>
          <w:ilvl w:val="4"/>
          <w:numId w:val="1"/>
        </w:numPr>
        <w:ind w:firstLineChars="0"/>
      </w:pPr>
      <w:r w:rsidRPr="00C62C3B">
        <w:rPr>
          <w:rFonts w:hint="eastAsia"/>
        </w:rPr>
        <w:t>BNS QQ</w:t>
      </w:r>
      <w:r w:rsidRPr="00C62C3B">
        <w:rPr>
          <w:rFonts w:hint="eastAsia"/>
        </w:rPr>
        <w:t>最近联系人头像标识新消息条数</w:t>
      </w:r>
      <w:r w:rsidR="004B0237">
        <w:rPr>
          <w:rFonts w:hint="eastAsia"/>
        </w:rPr>
        <w:t>。</w:t>
      </w:r>
      <w:r w:rsidR="00264746">
        <w:rPr>
          <w:rFonts w:hint="eastAsia"/>
        </w:rPr>
        <w:t xml:space="preserve"> </w:t>
      </w:r>
      <w:r w:rsidR="00264746">
        <w:rPr>
          <w:rFonts w:hint="eastAsia"/>
        </w:rPr>
        <w:t>（见</w:t>
      </w:r>
      <w:r w:rsidR="00264746">
        <w:rPr>
          <w:rFonts w:hint="eastAsia"/>
        </w:rPr>
        <w:t xml:space="preserve"> 3.3.1.5</w:t>
      </w:r>
      <w:r w:rsidR="00264746">
        <w:rPr>
          <w:rFonts w:hint="eastAsia"/>
        </w:rPr>
        <w:t>）</w:t>
      </w:r>
    </w:p>
    <w:p w14:paraId="4C7EF5A5" w14:textId="154DCAF5" w:rsidR="00C62C3B" w:rsidRPr="00C62C3B" w:rsidRDefault="00C62C3B" w:rsidP="00C62C3B">
      <w:pPr>
        <w:pStyle w:val="a5"/>
        <w:numPr>
          <w:ilvl w:val="4"/>
          <w:numId w:val="1"/>
        </w:numPr>
        <w:ind w:firstLineChars="0"/>
      </w:pPr>
      <w:r w:rsidRPr="00C62C3B">
        <w:rPr>
          <w:rFonts w:hint="eastAsia"/>
        </w:rPr>
        <w:t>新消息</w:t>
      </w:r>
      <w:r w:rsidR="00303B27">
        <w:rPr>
          <w:rFonts w:hint="eastAsia"/>
        </w:rPr>
        <w:t>有</w:t>
      </w:r>
      <w:r w:rsidRPr="00C62C3B">
        <w:rPr>
          <w:rFonts w:hint="eastAsia"/>
        </w:rPr>
        <w:t>提示音</w:t>
      </w:r>
      <w:r w:rsidR="00A70AAB">
        <w:rPr>
          <w:rFonts w:hint="eastAsia"/>
        </w:rPr>
        <w:t>。</w:t>
      </w:r>
    </w:p>
    <w:p w14:paraId="3DA28CEA" w14:textId="77777777" w:rsidR="00346DFD" w:rsidRPr="00BC1960" w:rsidRDefault="00346DFD" w:rsidP="00346DFD">
      <w:pPr>
        <w:pStyle w:val="4"/>
        <w:numPr>
          <w:ilvl w:val="3"/>
          <w:numId w:val="1"/>
        </w:numPr>
      </w:pPr>
      <w:r w:rsidRPr="00BC1960">
        <w:rPr>
          <w:rFonts w:hint="eastAsia"/>
        </w:rPr>
        <w:lastRenderedPageBreak/>
        <w:t>消息发送</w:t>
      </w:r>
    </w:p>
    <w:p w14:paraId="2004BBE9" w14:textId="0105D172" w:rsidR="00287493" w:rsidRPr="006549D3" w:rsidRDefault="00287493" w:rsidP="00287493">
      <w:pPr>
        <w:pStyle w:val="a5"/>
        <w:numPr>
          <w:ilvl w:val="4"/>
          <w:numId w:val="1"/>
        </w:numPr>
        <w:ind w:firstLineChars="0"/>
        <w:rPr>
          <w:color w:val="FF0000"/>
        </w:rPr>
      </w:pPr>
      <w:r w:rsidRPr="00BC1960">
        <w:rPr>
          <w:rFonts w:hint="eastAsia"/>
        </w:rPr>
        <w:t>在游戏内，向未在线的游戏好友</w:t>
      </w:r>
      <w:r w:rsidRPr="006549D3">
        <w:rPr>
          <w:rFonts w:hint="eastAsia"/>
        </w:rPr>
        <w:t>发送悄悄话，经</w:t>
      </w:r>
      <w:r w:rsidRPr="006549D3">
        <w:rPr>
          <w:rFonts w:hint="eastAsia"/>
        </w:rPr>
        <w:t xml:space="preserve">Game SVR </w:t>
      </w:r>
      <w:r w:rsidR="00796E68">
        <w:rPr>
          <w:rFonts w:hint="eastAsia"/>
        </w:rPr>
        <w:t>判断是否可以转发</w:t>
      </w:r>
      <w:r w:rsidRPr="006549D3">
        <w:rPr>
          <w:rFonts w:hint="eastAsia"/>
        </w:rPr>
        <w:t>到</w:t>
      </w:r>
      <w:r w:rsidRPr="006549D3">
        <w:rPr>
          <w:rFonts w:hint="eastAsia"/>
        </w:rPr>
        <w:t>QQ SVR</w:t>
      </w:r>
      <w:r w:rsidRPr="006549D3">
        <w:rPr>
          <w:rFonts w:hint="eastAsia"/>
        </w:rPr>
        <w:t>上，此方式只能在游戏聊天面板内使用。</w:t>
      </w:r>
    </w:p>
    <w:p w14:paraId="70A99762" w14:textId="695ED31D" w:rsidR="00287493" w:rsidRPr="00287493" w:rsidRDefault="00287493" w:rsidP="00287493">
      <w:pPr>
        <w:pStyle w:val="a5"/>
        <w:numPr>
          <w:ilvl w:val="4"/>
          <w:numId w:val="1"/>
        </w:numPr>
        <w:ind w:firstLineChars="0"/>
      </w:pPr>
      <w:r w:rsidRPr="00287493">
        <w:rPr>
          <w:rFonts w:hint="eastAsia"/>
        </w:rPr>
        <w:t>在游戏内聊天面板，或</w:t>
      </w:r>
      <w:r w:rsidRPr="00287493">
        <w:rPr>
          <w:rFonts w:hint="eastAsia"/>
        </w:rPr>
        <w:t>BNS QQ</w:t>
      </w:r>
      <w:r w:rsidRPr="00287493">
        <w:rPr>
          <w:rFonts w:hint="eastAsia"/>
        </w:rPr>
        <w:t>上，可以回复</w:t>
      </w:r>
      <w:r w:rsidRPr="00287493">
        <w:rPr>
          <w:rFonts w:hint="eastAsia"/>
        </w:rPr>
        <w:t>PC QQ</w:t>
      </w:r>
      <w:r w:rsidR="00155F83">
        <w:rPr>
          <w:rFonts w:hint="eastAsia"/>
        </w:rPr>
        <w:t>上</w:t>
      </w:r>
      <w:r w:rsidRPr="00287493">
        <w:rPr>
          <w:rFonts w:hint="eastAsia"/>
        </w:rPr>
        <w:t>用户的消息。</w:t>
      </w:r>
    </w:p>
    <w:p w14:paraId="082400DC" w14:textId="6B8BFE7A" w:rsidR="00287493" w:rsidRPr="00F67B63" w:rsidRDefault="00F67B63" w:rsidP="00287493">
      <w:pPr>
        <w:pStyle w:val="a5"/>
        <w:numPr>
          <w:ilvl w:val="4"/>
          <w:numId w:val="1"/>
        </w:numPr>
        <w:ind w:firstLineChars="0"/>
      </w:pPr>
      <w:r w:rsidRPr="00F67B63">
        <w:rPr>
          <w:rFonts w:hint="eastAsia"/>
        </w:rPr>
        <w:t>在游戏内</w:t>
      </w:r>
      <w:r w:rsidR="00AB127A">
        <w:rPr>
          <w:rFonts w:hint="eastAsia"/>
        </w:rPr>
        <w:t xml:space="preserve">BNS </w:t>
      </w:r>
      <w:r w:rsidRPr="00F67B63">
        <w:rPr>
          <w:rFonts w:hint="eastAsia"/>
        </w:rPr>
        <w:t>QQ</w:t>
      </w:r>
      <w:r w:rsidR="00995C70">
        <w:rPr>
          <w:rFonts w:hint="eastAsia"/>
        </w:rPr>
        <w:t>群，</w:t>
      </w:r>
      <w:r w:rsidR="0043601A">
        <w:rPr>
          <w:rFonts w:hint="eastAsia"/>
        </w:rPr>
        <w:t>可以选择单个</w:t>
      </w:r>
      <w:r w:rsidR="0043601A">
        <w:rPr>
          <w:rFonts w:hint="eastAsia"/>
        </w:rPr>
        <w:t>QQ</w:t>
      </w:r>
      <w:r w:rsidR="0043601A">
        <w:rPr>
          <w:rFonts w:hint="eastAsia"/>
        </w:rPr>
        <w:t>群成员</w:t>
      </w:r>
      <w:r w:rsidR="00601FF0">
        <w:rPr>
          <w:rFonts w:hint="eastAsia"/>
        </w:rPr>
        <w:t>发送</w:t>
      </w:r>
      <w:r w:rsidR="00995C70">
        <w:rPr>
          <w:rFonts w:hint="eastAsia"/>
        </w:rPr>
        <w:t>QQ</w:t>
      </w:r>
      <w:r w:rsidR="00287493" w:rsidRPr="00F67B63">
        <w:rPr>
          <w:rFonts w:hint="eastAsia"/>
        </w:rPr>
        <w:t>消息。</w:t>
      </w:r>
    </w:p>
    <w:p w14:paraId="6841A973" w14:textId="404268A6" w:rsidR="005708DB" w:rsidRPr="00287493" w:rsidRDefault="00287493" w:rsidP="00287493">
      <w:pPr>
        <w:pStyle w:val="a5"/>
        <w:numPr>
          <w:ilvl w:val="4"/>
          <w:numId w:val="1"/>
        </w:numPr>
        <w:ind w:firstLineChars="0"/>
      </w:pPr>
      <w:r w:rsidRPr="00287493">
        <w:rPr>
          <w:rFonts w:hint="eastAsia"/>
        </w:rPr>
        <w:t>从游戏内向外发送消息类型包括</w:t>
      </w:r>
      <w:r w:rsidRPr="00287493">
        <w:rPr>
          <w:rFonts w:hint="eastAsia"/>
        </w:rPr>
        <w:t>2</w:t>
      </w:r>
      <w:r w:rsidRPr="00287493">
        <w:rPr>
          <w:rFonts w:hint="eastAsia"/>
        </w:rPr>
        <w:t>类：文字</w:t>
      </w:r>
      <w:r w:rsidR="00003028">
        <w:rPr>
          <w:rFonts w:hint="eastAsia"/>
        </w:rPr>
        <w:t>，</w:t>
      </w:r>
      <w:r w:rsidRPr="00287493">
        <w:rPr>
          <w:rFonts w:hint="eastAsia"/>
        </w:rPr>
        <w:t>表情。</w:t>
      </w:r>
    </w:p>
    <w:p w14:paraId="3A0E7D17" w14:textId="77777777" w:rsidR="000463F9" w:rsidRDefault="000463F9" w:rsidP="000463F9">
      <w:pPr>
        <w:pStyle w:val="4"/>
        <w:numPr>
          <w:ilvl w:val="3"/>
          <w:numId w:val="1"/>
        </w:numPr>
      </w:pPr>
      <w:r w:rsidRPr="000463F9">
        <w:rPr>
          <w:rFonts w:hint="eastAsia"/>
        </w:rPr>
        <w:t>聊天消息接收显示</w:t>
      </w:r>
    </w:p>
    <w:p w14:paraId="58E1ACCD" w14:textId="1C5FA913" w:rsidR="00702B67" w:rsidRPr="00702B67" w:rsidRDefault="00702B67" w:rsidP="00702B67">
      <w:pPr>
        <w:pStyle w:val="a5"/>
        <w:numPr>
          <w:ilvl w:val="4"/>
          <w:numId w:val="1"/>
        </w:numPr>
        <w:ind w:firstLineChars="0"/>
      </w:pPr>
      <w:r w:rsidRPr="00702B67">
        <w:rPr>
          <w:rFonts w:hint="eastAsia"/>
        </w:rPr>
        <w:t>当一段时间</w:t>
      </w:r>
      <w:r w:rsidRPr="00702B67">
        <w:rPr>
          <w:rFonts w:hint="eastAsia"/>
        </w:rPr>
        <w:t>PC QQ</w:t>
      </w:r>
      <w:r w:rsidRPr="00702B67">
        <w:rPr>
          <w:rFonts w:hint="eastAsia"/>
        </w:rPr>
        <w:t>与</w:t>
      </w:r>
      <w:r w:rsidRPr="00702B67">
        <w:rPr>
          <w:rFonts w:hint="eastAsia"/>
        </w:rPr>
        <w:t>BNS QQ</w:t>
      </w:r>
      <w:ins w:id="18" w:author="政 王" w:date="2012-11-01T10:40:00Z">
        <w:r w:rsidR="00DB3EBE">
          <w:rPr>
            <w:rFonts w:hint="eastAsia"/>
          </w:rPr>
          <w:t>（游戏内</w:t>
        </w:r>
        <w:r w:rsidR="00DB3EBE">
          <w:rPr>
            <w:rFonts w:hint="eastAsia"/>
          </w:rPr>
          <w:t>QQ</w:t>
        </w:r>
        <w:r w:rsidR="00DB3EBE">
          <w:rPr>
            <w:rFonts w:hint="eastAsia"/>
          </w:rPr>
          <w:t>账号）</w:t>
        </w:r>
      </w:ins>
      <w:r w:rsidRPr="00702B67">
        <w:rPr>
          <w:rFonts w:hint="eastAsia"/>
        </w:rPr>
        <w:t>都不在线，这段时间收到的消息，</w:t>
      </w:r>
      <w:r w:rsidRPr="00702B67">
        <w:rPr>
          <w:rFonts w:hint="eastAsia"/>
        </w:rPr>
        <w:t>QQ SVR</w:t>
      </w:r>
      <w:r w:rsidRPr="00702B67">
        <w:rPr>
          <w:rFonts w:hint="eastAsia"/>
        </w:rPr>
        <w:t>将以离线消息的方式发给用户，当用户登录</w:t>
      </w:r>
      <w:r w:rsidRPr="00702B67">
        <w:rPr>
          <w:rFonts w:hint="eastAsia"/>
        </w:rPr>
        <w:t>BNS QQ</w:t>
      </w:r>
      <w:r w:rsidRPr="00702B67">
        <w:rPr>
          <w:rFonts w:hint="eastAsia"/>
        </w:rPr>
        <w:t>时，将会收到不在线时，其他用户发送的消息。</w:t>
      </w:r>
    </w:p>
    <w:p w14:paraId="64AF1F52" w14:textId="77777777" w:rsidR="00702B67" w:rsidRPr="00702B67" w:rsidRDefault="00702B67" w:rsidP="00702B67">
      <w:pPr>
        <w:pStyle w:val="a5"/>
        <w:numPr>
          <w:ilvl w:val="4"/>
          <w:numId w:val="1"/>
        </w:numPr>
        <w:ind w:firstLineChars="0"/>
      </w:pPr>
      <w:r w:rsidRPr="00702B67">
        <w:rPr>
          <w:rFonts w:hint="eastAsia"/>
        </w:rPr>
        <w:t>游戏内，离线消息收到后，</w:t>
      </w:r>
      <w:r w:rsidRPr="00702B67">
        <w:rPr>
          <w:rFonts w:hint="eastAsia"/>
        </w:rPr>
        <w:t>Game SVR</w:t>
      </w:r>
      <w:r w:rsidRPr="00702B67">
        <w:rPr>
          <w:rFonts w:hint="eastAsia"/>
        </w:rPr>
        <w:t>需要与</w:t>
      </w:r>
      <w:r w:rsidRPr="00702B67">
        <w:rPr>
          <w:rFonts w:hint="eastAsia"/>
        </w:rPr>
        <w:t>QQ SVR</w:t>
      </w:r>
      <w:r w:rsidRPr="00702B67">
        <w:rPr>
          <w:rFonts w:hint="eastAsia"/>
        </w:rPr>
        <w:t>确认消息收取，以防止下次登录再次收取到相同离线消息。</w:t>
      </w:r>
    </w:p>
    <w:p w14:paraId="26F7BEDE" w14:textId="18B7434A" w:rsidR="00702B67" w:rsidRPr="00F916E3" w:rsidRDefault="00702B67" w:rsidP="00F916E3">
      <w:pPr>
        <w:pStyle w:val="a5"/>
        <w:numPr>
          <w:ilvl w:val="4"/>
          <w:numId w:val="1"/>
        </w:numPr>
        <w:ind w:firstLineChars="0"/>
      </w:pPr>
      <w:r w:rsidRPr="00702B67">
        <w:rPr>
          <w:rFonts w:hint="eastAsia"/>
        </w:rPr>
        <w:t>游戏外到游戏内消息，同时出现在游戏内聊天面板与</w:t>
      </w:r>
      <w:r w:rsidRPr="00702B67">
        <w:rPr>
          <w:rFonts w:hint="eastAsia"/>
        </w:rPr>
        <w:t>BNS QQ</w:t>
      </w:r>
      <w:r w:rsidRPr="00702B67">
        <w:rPr>
          <w:rFonts w:hint="eastAsia"/>
        </w:rPr>
        <w:t>面板上。</w:t>
      </w:r>
      <w:ins w:id="19" w:author="政 王" w:date="2012-11-01T10:46:00Z">
        <w:r w:rsidR="007869CA">
          <w:rPr>
            <w:rFonts w:hint="eastAsia"/>
          </w:rPr>
          <w:t>去掉</w:t>
        </w:r>
        <w:r w:rsidR="007869CA">
          <w:rPr>
            <w:rFonts w:hint="eastAsia"/>
          </w:rPr>
          <w:t>BNS QQ</w:t>
        </w:r>
        <w:r w:rsidR="007869CA">
          <w:rPr>
            <w:rFonts w:hint="eastAsia"/>
          </w:rPr>
          <w:t>面板</w:t>
        </w:r>
      </w:ins>
    </w:p>
    <w:p w14:paraId="09622132" w14:textId="6C63F1AC" w:rsidR="00702B67" w:rsidRPr="005A75D2" w:rsidRDefault="00702B67" w:rsidP="00702B67">
      <w:pPr>
        <w:pStyle w:val="a5"/>
        <w:numPr>
          <w:ilvl w:val="4"/>
          <w:numId w:val="1"/>
        </w:numPr>
        <w:ind w:firstLineChars="0"/>
      </w:pPr>
      <w:r w:rsidRPr="005A75D2">
        <w:rPr>
          <w:rFonts w:hint="eastAsia"/>
        </w:rPr>
        <w:t>游戏内到游戏外消息，如果是</w:t>
      </w:r>
      <w:r w:rsidRPr="005A75D2">
        <w:rPr>
          <w:rFonts w:hint="eastAsia"/>
        </w:rPr>
        <w:t>QQ</w:t>
      </w:r>
      <w:r w:rsidRPr="005A75D2">
        <w:rPr>
          <w:rFonts w:hint="eastAsia"/>
        </w:rPr>
        <w:t>好友，带消息来源文字，内容格式为：来自剑灵＊＊大区＊＊服</w:t>
      </w:r>
      <w:r w:rsidRPr="005A75D2">
        <w:rPr>
          <w:rFonts w:hint="eastAsia"/>
        </w:rPr>
        <w:t xml:space="preserve"> </w:t>
      </w:r>
      <w:r w:rsidRPr="005A75D2">
        <w:rPr>
          <w:rFonts w:hint="eastAsia"/>
        </w:rPr>
        <w:t>＊＊角色。该消息来源文字将在一段聊天内容信息的头部出现一次。</w:t>
      </w:r>
      <w:r w:rsidRPr="005A75D2">
        <w:rPr>
          <w:rFonts w:hint="eastAsia"/>
        </w:rPr>
        <w:t xml:space="preserve">Game SVR </w:t>
      </w:r>
      <w:r w:rsidRPr="005A75D2">
        <w:rPr>
          <w:rFonts w:hint="eastAsia"/>
        </w:rPr>
        <w:t>给出</w:t>
      </w:r>
      <w:r w:rsidR="00E0520E">
        <w:rPr>
          <w:rFonts w:hint="eastAsia"/>
        </w:rPr>
        <w:t>服信息，角色名。</w:t>
      </w:r>
    </w:p>
    <w:p w14:paraId="40E2649C" w14:textId="080A8258" w:rsidR="00155D53" w:rsidRPr="00702B67" w:rsidRDefault="00155D53" w:rsidP="00155D53">
      <w:pPr>
        <w:pStyle w:val="a5"/>
        <w:ind w:left="2551" w:firstLineChars="0" w:firstLine="0"/>
        <w:rPr>
          <w:highlight w:val="yellow"/>
        </w:rPr>
      </w:pPr>
      <w:r>
        <w:rPr>
          <w:noProof/>
        </w:rPr>
        <w:lastRenderedPageBreak/>
        <w:drawing>
          <wp:inline distT="0" distB="0" distL="0" distR="0" wp14:anchorId="146AE617" wp14:editId="2AF159B0">
            <wp:extent cx="5727700" cy="3492500"/>
            <wp:effectExtent l="0" t="0" r="12700" b="1270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492500"/>
                    </a:xfrm>
                    <a:prstGeom prst="rect">
                      <a:avLst/>
                    </a:prstGeom>
                    <a:noFill/>
                    <a:ln>
                      <a:noFill/>
                    </a:ln>
                  </pic:spPr>
                </pic:pic>
              </a:graphicData>
            </a:graphic>
          </wp:inline>
        </w:drawing>
      </w:r>
    </w:p>
    <w:p w14:paraId="14A026C6" w14:textId="5B332B7E" w:rsidR="00702B67" w:rsidRPr="00702B67" w:rsidRDefault="00702B67" w:rsidP="00702B67">
      <w:pPr>
        <w:pStyle w:val="a5"/>
        <w:numPr>
          <w:ilvl w:val="4"/>
          <w:numId w:val="1"/>
        </w:numPr>
        <w:ind w:firstLineChars="0"/>
      </w:pPr>
      <w:r w:rsidRPr="00702B67">
        <w:rPr>
          <w:rFonts w:hint="eastAsia"/>
        </w:rPr>
        <w:t>游戏内只显示文字</w:t>
      </w:r>
      <w:r w:rsidRPr="00702B67">
        <w:rPr>
          <w:rFonts w:hint="eastAsia"/>
        </w:rPr>
        <w:t>+</w:t>
      </w:r>
      <w:r w:rsidRPr="00702B67">
        <w:rPr>
          <w:rFonts w:hint="eastAsia"/>
        </w:rPr>
        <w:t>表情，对于图片，视频等只显示文字提示，对于链接，只显示文字，不显示链接属性。</w:t>
      </w:r>
    </w:p>
    <w:p w14:paraId="5EFC48D4" w14:textId="3AC5D0DB" w:rsidR="00702B67" w:rsidRPr="00702B67" w:rsidRDefault="00702B67" w:rsidP="00702B67">
      <w:pPr>
        <w:pStyle w:val="a5"/>
        <w:numPr>
          <w:ilvl w:val="4"/>
          <w:numId w:val="1"/>
        </w:numPr>
        <w:ind w:firstLineChars="0"/>
      </w:pPr>
      <w:r w:rsidRPr="00702B67">
        <w:rPr>
          <w:rFonts w:hint="eastAsia"/>
        </w:rPr>
        <w:t>在</w:t>
      </w:r>
      <w:r w:rsidRPr="00702B67">
        <w:rPr>
          <w:rFonts w:hint="eastAsia"/>
        </w:rPr>
        <w:t>BNS QQ</w:t>
      </w:r>
      <w:r w:rsidRPr="00702B67">
        <w:rPr>
          <w:rFonts w:hint="eastAsia"/>
        </w:rPr>
        <w:t>会话面板上，以气泡方式显示每条聊天信息。</w:t>
      </w:r>
      <w:r w:rsidR="00FB605E">
        <w:rPr>
          <w:rFonts w:hint="eastAsia"/>
        </w:rPr>
        <w:t>（见</w:t>
      </w:r>
      <w:r w:rsidR="00FB605E">
        <w:rPr>
          <w:rFonts w:hint="eastAsia"/>
        </w:rPr>
        <w:t>3.3.2</w:t>
      </w:r>
      <w:r w:rsidR="00FB605E">
        <w:rPr>
          <w:rFonts w:hint="eastAsia"/>
        </w:rPr>
        <w:t>）</w:t>
      </w:r>
      <w:ins w:id="20" w:author="政 王" w:date="2012-11-01T10:47:00Z">
        <w:r w:rsidR="00CF3A88">
          <w:rPr>
            <w:rFonts w:hint="eastAsia"/>
          </w:rPr>
          <w:t>去掉</w:t>
        </w:r>
      </w:ins>
    </w:p>
    <w:p w14:paraId="0F82D120" w14:textId="32694FA2" w:rsidR="00702B67" w:rsidRPr="00702B67" w:rsidRDefault="00702B67" w:rsidP="00702B67">
      <w:pPr>
        <w:pStyle w:val="a5"/>
        <w:numPr>
          <w:ilvl w:val="4"/>
          <w:numId w:val="1"/>
        </w:numPr>
        <w:ind w:firstLineChars="0"/>
      </w:pPr>
      <w:r w:rsidRPr="00702B67">
        <w:rPr>
          <w:rFonts w:hint="eastAsia"/>
        </w:rPr>
        <w:t>在游戏聊天面板上，增加</w:t>
      </w:r>
      <w:r w:rsidRPr="00702B67">
        <w:rPr>
          <w:rFonts w:hint="eastAsia"/>
        </w:rPr>
        <w:t>BNS QQ</w:t>
      </w:r>
      <w:r w:rsidRPr="00702B67">
        <w:rPr>
          <w:rFonts w:hint="eastAsia"/>
        </w:rPr>
        <w:t>聊天面板，显示</w:t>
      </w:r>
      <w:r w:rsidRPr="00702B67">
        <w:rPr>
          <w:rFonts w:hint="eastAsia"/>
        </w:rPr>
        <w:t>C2C</w:t>
      </w:r>
      <w:r w:rsidRPr="00702B67">
        <w:rPr>
          <w:rFonts w:hint="eastAsia"/>
        </w:rPr>
        <w:t>聊天信息。</w:t>
      </w:r>
      <w:r w:rsidR="00C41FC1">
        <w:rPr>
          <w:rFonts w:hint="eastAsia"/>
        </w:rPr>
        <w:t>（见</w:t>
      </w:r>
      <w:r w:rsidR="00C41FC1">
        <w:rPr>
          <w:rFonts w:hint="eastAsia"/>
        </w:rPr>
        <w:t xml:space="preserve"> 3.3.2</w:t>
      </w:r>
      <w:r w:rsidR="00C41FC1">
        <w:rPr>
          <w:rFonts w:hint="eastAsia"/>
        </w:rPr>
        <w:t>）</w:t>
      </w:r>
      <w:ins w:id="21" w:author="政 王" w:date="2012-11-01T10:47:00Z">
        <w:r w:rsidR="0039126E">
          <w:rPr>
            <w:rFonts w:hint="eastAsia"/>
          </w:rPr>
          <w:t>去掉</w:t>
        </w:r>
      </w:ins>
    </w:p>
    <w:p w14:paraId="289D5F84" w14:textId="77777777" w:rsidR="00702B67" w:rsidRDefault="00702B67" w:rsidP="00702B67">
      <w:pPr>
        <w:pStyle w:val="a5"/>
        <w:numPr>
          <w:ilvl w:val="4"/>
          <w:numId w:val="1"/>
        </w:numPr>
        <w:ind w:firstLineChars="0"/>
      </w:pPr>
      <w:r w:rsidRPr="00702B67">
        <w:rPr>
          <w:rFonts w:hint="eastAsia"/>
        </w:rPr>
        <w:t>PC</w:t>
      </w:r>
      <w:r w:rsidRPr="00702B67">
        <w:rPr>
          <w:rFonts w:hint="eastAsia"/>
        </w:rPr>
        <w:t>端设置拒绝临时会话设置，不影响游戏内收到临时会话。</w:t>
      </w:r>
    </w:p>
    <w:p w14:paraId="386608D8" w14:textId="77777777" w:rsidR="0081420A" w:rsidRPr="0081420A" w:rsidRDefault="0081420A" w:rsidP="0081420A">
      <w:pPr>
        <w:ind w:leftChars="1200" w:left="2640"/>
      </w:pPr>
      <w:r w:rsidRPr="0081420A">
        <w:rPr>
          <w:rFonts w:hint="eastAsia"/>
        </w:rPr>
        <w:t>在</w:t>
      </w:r>
      <w:r w:rsidRPr="0081420A">
        <w:rPr>
          <w:rFonts w:hint="eastAsia"/>
        </w:rPr>
        <w:t>PC QQ</w:t>
      </w:r>
      <w:r w:rsidRPr="0081420A">
        <w:rPr>
          <w:rFonts w:hint="eastAsia"/>
        </w:rPr>
        <w:t>上勾选拒绝接收任何临时会话消息后，从</w:t>
      </w:r>
      <w:r w:rsidRPr="0081420A">
        <w:rPr>
          <w:rFonts w:hint="eastAsia"/>
        </w:rPr>
        <w:t>PC QQ</w:t>
      </w:r>
      <w:r w:rsidRPr="0081420A">
        <w:rPr>
          <w:rFonts w:hint="eastAsia"/>
        </w:rPr>
        <w:t>上向游戏内发起的消息，游戏内人就可以收到。</w:t>
      </w:r>
    </w:p>
    <w:p w14:paraId="3D6E21A8" w14:textId="4A20E2EA" w:rsidR="0081420A" w:rsidRDefault="0081420A" w:rsidP="0081420A">
      <w:pPr>
        <w:ind w:leftChars="1200" w:left="2640"/>
      </w:pPr>
      <w:r w:rsidRPr="00D37910">
        <w:rPr>
          <w:rFonts w:hint="eastAsia"/>
        </w:rPr>
        <w:lastRenderedPageBreak/>
        <w:t>但从游戏内发出的临时会话，</w:t>
      </w:r>
      <w:r w:rsidRPr="00D37910">
        <w:rPr>
          <w:rFonts w:hint="eastAsia"/>
        </w:rPr>
        <w:t>PC QQ</w:t>
      </w:r>
      <w:r w:rsidR="001E38DA" w:rsidRPr="00D37910">
        <w:rPr>
          <w:rFonts w:hint="eastAsia"/>
        </w:rPr>
        <w:t>上将无法收到</w:t>
      </w:r>
      <w:r w:rsidR="00A901E6" w:rsidRPr="00D37910">
        <w:rPr>
          <w:rFonts w:hint="eastAsia"/>
        </w:rPr>
        <w:t>。</w:t>
      </w:r>
    </w:p>
    <w:p w14:paraId="6107D6D9" w14:textId="5BA9007F" w:rsidR="00572E41" w:rsidRDefault="00572E41" w:rsidP="0081420A">
      <w:pPr>
        <w:ind w:leftChars="1200" w:left="2640"/>
      </w:pPr>
      <w:r>
        <w:rPr>
          <w:rFonts w:hint="eastAsia"/>
        </w:rPr>
        <w:t>游戏内先发出消息的情景如下：</w:t>
      </w:r>
    </w:p>
    <w:p w14:paraId="7D84E8CA" w14:textId="5CB6F125" w:rsidR="00572E41" w:rsidRDefault="00997268" w:rsidP="00572E41">
      <w:pPr>
        <w:pStyle w:val="a5"/>
        <w:numPr>
          <w:ilvl w:val="0"/>
          <w:numId w:val="28"/>
        </w:numPr>
        <w:ind w:firstLineChars="0"/>
      </w:pPr>
      <w:r>
        <w:rPr>
          <w:rFonts w:hint="eastAsia"/>
        </w:rPr>
        <w:t>游戏内，向不在线的游戏好友悄悄话，转到</w:t>
      </w:r>
      <w:r>
        <w:rPr>
          <w:rFonts w:hint="eastAsia"/>
        </w:rPr>
        <w:t>PC QQ</w:t>
      </w:r>
      <w:r>
        <w:rPr>
          <w:rFonts w:hint="eastAsia"/>
        </w:rPr>
        <w:t>上。</w:t>
      </w:r>
    </w:p>
    <w:p w14:paraId="714E07A2" w14:textId="54DDB7FC" w:rsidR="00997268" w:rsidRDefault="00997268" w:rsidP="00572E41">
      <w:pPr>
        <w:pStyle w:val="a5"/>
        <w:numPr>
          <w:ilvl w:val="0"/>
          <w:numId w:val="28"/>
        </w:numPr>
        <w:ind w:firstLineChars="0"/>
      </w:pPr>
      <w:r>
        <w:rPr>
          <w:rFonts w:hint="eastAsia"/>
        </w:rPr>
        <w:t>游戏内，在</w:t>
      </w:r>
      <w:r>
        <w:rPr>
          <w:rFonts w:hint="eastAsia"/>
        </w:rPr>
        <w:t>BNS QQ</w:t>
      </w:r>
      <w:r>
        <w:rPr>
          <w:rFonts w:hint="eastAsia"/>
        </w:rPr>
        <w:t>群内向群成员发送消息</w:t>
      </w:r>
    </w:p>
    <w:p w14:paraId="52AABC7E" w14:textId="03C422FA" w:rsidR="001E38DA" w:rsidRDefault="001E38DA" w:rsidP="001E38DA"/>
    <w:p w14:paraId="1EE91455" w14:textId="6EBDD060" w:rsidR="00341399" w:rsidRPr="0081420A" w:rsidRDefault="00341399" w:rsidP="0081420A">
      <w:pPr>
        <w:ind w:leftChars="1200" w:left="2640"/>
      </w:pPr>
      <w:r>
        <w:rPr>
          <w:noProof/>
          <w:color w:val="FF0000"/>
        </w:rPr>
        <w:lastRenderedPageBreak/>
        <w:drawing>
          <wp:inline distT="0" distB="0" distL="0" distR="0" wp14:anchorId="02EFE85E" wp14:editId="48B20A6E">
            <wp:extent cx="7416800" cy="44577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6800" cy="4457700"/>
                    </a:xfrm>
                    <a:prstGeom prst="rect">
                      <a:avLst/>
                    </a:prstGeom>
                    <a:noFill/>
                    <a:ln>
                      <a:noFill/>
                    </a:ln>
                  </pic:spPr>
                </pic:pic>
              </a:graphicData>
            </a:graphic>
          </wp:inline>
        </w:drawing>
      </w:r>
    </w:p>
    <w:p w14:paraId="450E060B" w14:textId="77777777" w:rsidR="00CA58B7" w:rsidRDefault="00CA58B7" w:rsidP="00CA58B7">
      <w:pPr>
        <w:pStyle w:val="4"/>
        <w:numPr>
          <w:ilvl w:val="3"/>
          <w:numId w:val="1"/>
        </w:numPr>
      </w:pPr>
      <w:r w:rsidRPr="00CA58B7">
        <w:rPr>
          <w:rFonts w:hint="eastAsia"/>
        </w:rPr>
        <w:t>消息保存</w:t>
      </w:r>
    </w:p>
    <w:p w14:paraId="460AAFEF" w14:textId="74978BB8" w:rsidR="00346FDF" w:rsidRPr="00346FDF" w:rsidRDefault="00346FDF" w:rsidP="00346FDF">
      <w:pPr>
        <w:pStyle w:val="a5"/>
        <w:numPr>
          <w:ilvl w:val="4"/>
          <w:numId w:val="1"/>
        </w:numPr>
        <w:ind w:firstLineChars="0"/>
      </w:pPr>
      <w:r w:rsidRPr="00346FDF">
        <w:rPr>
          <w:rFonts w:hint="eastAsia"/>
        </w:rPr>
        <w:t>游戏内与游戏外</w:t>
      </w:r>
      <w:r w:rsidRPr="00346FDF">
        <w:rPr>
          <w:rFonts w:hint="eastAsia"/>
        </w:rPr>
        <w:t>QQ</w:t>
      </w:r>
      <w:r w:rsidRPr="00346FDF">
        <w:rPr>
          <w:rFonts w:hint="eastAsia"/>
        </w:rPr>
        <w:t>用户聊天记录，以加密形式保存在游戏本地安装目录专门文件夹下。</w:t>
      </w:r>
      <w:ins w:id="22" w:author="政 王" w:date="2012-11-01T10:56:00Z">
        <w:r w:rsidR="0035132D">
          <w:rPr>
            <w:rFonts w:hint="eastAsia"/>
          </w:rPr>
          <w:t>消息包括游戏内消息与</w:t>
        </w:r>
        <w:r w:rsidR="0035132D">
          <w:rPr>
            <w:rFonts w:hint="eastAsia"/>
          </w:rPr>
          <w:t>C2C</w:t>
        </w:r>
        <w:r w:rsidR="0035132D">
          <w:rPr>
            <w:rFonts w:hint="eastAsia"/>
          </w:rPr>
          <w:t>消息</w:t>
        </w:r>
      </w:ins>
    </w:p>
    <w:p w14:paraId="230C38CC" w14:textId="01FB9BC3" w:rsidR="00346FDF" w:rsidRPr="00346FDF" w:rsidRDefault="00346FDF" w:rsidP="00346FDF">
      <w:pPr>
        <w:pStyle w:val="a5"/>
        <w:numPr>
          <w:ilvl w:val="4"/>
          <w:numId w:val="1"/>
        </w:numPr>
        <w:ind w:firstLineChars="0"/>
      </w:pPr>
      <w:r w:rsidRPr="00346FDF">
        <w:rPr>
          <w:rFonts w:hint="eastAsia"/>
        </w:rPr>
        <w:t>当打开</w:t>
      </w:r>
      <w:r w:rsidRPr="00346FDF">
        <w:rPr>
          <w:rFonts w:hint="eastAsia"/>
        </w:rPr>
        <w:t xml:space="preserve">BNS QQ </w:t>
      </w:r>
      <w:r w:rsidRPr="00346FDF">
        <w:rPr>
          <w:rFonts w:hint="eastAsia"/>
        </w:rPr>
        <w:t>选择一个最近联系人时，可以查看历史消息记录。</w:t>
      </w:r>
      <w:ins w:id="23" w:author="政 王" w:date="2012-11-01T10:51:00Z">
        <w:r w:rsidR="00254521">
          <w:rPr>
            <w:rFonts w:hint="eastAsia"/>
          </w:rPr>
          <w:t>通过好友列表</w:t>
        </w:r>
      </w:ins>
      <w:ins w:id="24" w:author="政 王" w:date="2012-11-01T10:52:00Z">
        <w:r w:rsidR="00254521">
          <w:rPr>
            <w:rFonts w:hint="eastAsia"/>
          </w:rPr>
          <w:t>中选中</w:t>
        </w:r>
      </w:ins>
      <w:ins w:id="25" w:author="政 王" w:date="2012-11-01T10:50:00Z">
        <w:r w:rsidR="00025188">
          <w:rPr>
            <w:rFonts w:hint="eastAsia"/>
          </w:rPr>
          <w:t xml:space="preserve"> BNS </w:t>
        </w:r>
        <w:r w:rsidR="00025188">
          <w:rPr>
            <w:rFonts w:hint="eastAsia"/>
          </w:rPr>
          <w:t>昵称，可以查看历史消息记录</w:t>
        </w:r>
      </w:ins>
    </w:p>
    <w:p w14:paraId="26EB9CD6" w14:textId="5B2D4976" w:rsidR="00346FDF" w:rsidRPr="00665415" w:rsidRDefault="00346FDF" w:rsidP="00346FDF">
      <w:pPr>
        <w:pStyle w:val="a5"/>
        <w:numPr>
          <w:ilvl w:val="4"/>
          <w:numId w:val="1"/>
        </w:numPr>
        <w:ind w:firstLineChars="0"/>
      </w:pPr>
      <w:r w:rsidRPr="00665415">
        <w:rPr>
          <w:rFonts w:hint="eastAsia"/>
        </w:rPr>
        <w:lastRenderedPageBreak/>
        <w:t>同一</w:t>
      </w:r>
      <w:r w:rsidRPr="00665415">
        <w:rPr>
          <w:rFonts w:hint="eastAsia"/>
        </w:rPr>
        <w:t>PC</w:t>
      </w:r>
      <w:r w:rsidRPr="00665415">
        <w:rPr>
          <w:rFonts w:hint="eastAsia"/>
        </w:rPr>
        <w:t>上，不同</w:t>
      </w:r>
      <w:r w:rsidRPr="00665415">
        <w:rPr>
          <w:rFonts w:hint="eastAsia"/>
        </w:rPr>
        <w:t>QQ</w:t>
      </w:r>
      <w:r w:rsidR="00D22F9A" w:rsidRPr="00665415">
        <w:rPr>
          <w:rFonts w:hint="eastAsia"/>
        </w:rPr>
        <w:t>账号间消息不互通；同一账号下，角色之间消息</w:t>
      </w:r>
      <w:r w:rsidR="00614E45" w:rsidRPr="00665415">
        <w:rPr>
          <w:rFonts w:hint="eastAsia"/>
        </w:rPr>
        <w:t>不</w:t>
      </w:r>
      <w:r w:rsidRPr="00665415">
        <w:rPr>
          <w:rFonts w:hint="eastAsia"/>
        </w:rPr>
        <w:t>互通</w:t>
      </w:r>
      <w:r w:rsidR="0058724B" w:rsidRPr="00665415">
        <w:rPr>
          <w:rFonts w:hint="eastAsia"/>
        </w:rPr>
        <w:t>。</w:t>
      </w:r>
      <w:ins w:id="26" w:author="政 王" w:date="2012-11-01T10:55:00Z">
        <w:r w:rsidR="00A45AFA">
          <w:rPr>
            <w:rFonts w:hint="eastAsia"/>
          </w:rPr>
          <w:t>同一账号下，角色之间消息互通</w:t>
        </w:r>
      </w:ins>
    </w:p>
    <w:p w14:paraId="37EC9675" w14:textId="3257DF7A" w:rsidR="00346FDF" w:rsidRDefault="00346FDF" w:rsidP="00346FDF">
      <w:pPr>
        <w:pStyle w:val="a5"/>
        <w:numPr>
          <w:ilvl w:val="4"/>
          <w:numId w:val="1"/>
        </w:numPr>
        <w:ind w:firstLineChars="0"/>
      </w:pPr>
      <w:r w:rsidRPr="00346FDF">
        <w:rPr>
          <w:rFonts w:hint="eastAsia"/>
        </w:rPr>
        <w:t>消息不漫游，用户在另一台</w:t>
      </w:r>
      <w:r w:rsidRPr="00346FDF">
        <w:rPr>
          <w:rFonts w:hint="eastAsia"/>
        </w:rPr>
        <w:t>PC</w:t>
      </w:r>
      <w:r w:rsidRPr="00346FDF">
        <w:rPr>
          <w:rFonts w:hint="eastAsia"/>
        </w:rPr>
        <w:t>登录剑灵时，无法读取到之前的消息记录。</w:t>
      </w:r>
    </w:p>
    <w:p w14:paraId="6E6040C1" w14:textId="682F7716" w:rsidR="00251F24" w:rsidRPr="00346FDF" w:rsidRDefault="00251F24" w:rsidP="00346FDF">
      <w:pPr>
        <w:pStyle w:val="a5"/>
        <w:numPr>
          <w:ilvl w:val="4"/>
          <w:numId w:val="1"/>
        </w:numPr>
        <w:ind w:firstLineChars="0"/>
      </w:pPr>
      <w:r>
        <w:rPr>
          <w:rFonts w:hint="eastAsia"/>
        </w:rPr>
        <w:t>如果将消息记录复制到另一台电脑，相同账号下的同一角色也可以读取消息记录。</w:t>
      </w:r>
    </w:p>
    <w:p w14:paraId="0A54E2BF" w14:textId="6B2698FF" w:rsidR="00AD61B6" w:rsidRDefault="00AD61B6" w:rsidP="00AD61B6">
      <w:pPr>
        <w:pStyle w:val="30"/>
        <w:numPr>
          <w:ilvl w:val="2"/>
          <w:numId w:val="1"/>
        </w:numPr>
      </w:pPr>
      <w:bookmarkStart w:id="27" w:name="_Toc203642693"/>
      <w:r w:rsidRPr="00AD61B6">
        <w:rPr>
          <w:rFonts w:hint="eastAsia"/>
        </w:rPr>
        <w:t xml:space="preserve">BNS QQ </w:t>
      </w:r>
      <w:r w:rsidRPr="00AD61B6">
        <w:rPr>
          <w:rFonts w:hint="eastAsia"/>
        </w:rPr>
        <w:t>最近联系人关系保存</w:t>
      </w:r>
      <w:bookmarkEnd w:id="27"/>
      <w:ins w:id="28" w:author="政 王" w:date="2012-11-01T11:09:00Z">
        <w:r w:rsidR="00EB6EC7">
          <w:rPr>
            <w:rFonts w:hint="eastAsia"/>
          </w:rPr>
          <w:t xml:space="preserve"> </w:t>
        </w:r>
      </w:ins>
    </w:p>
    <w:p w14:paraId="758B5D80" w14:textId="7E374406" w:rsidR="005B7BF4" w:rsidRDefault="005B7BF4" w:rsidP="00DF2899">
      <w:pPr>
        <w:pStyle w:val="4"/>
        <w:numPr>
          <w:ilvl w:val="3"/>
          <w:numId w:val="1"/>
        </w:numPr>
      </w:pPr>
      <w:r w:rsidRPr="005B7BF4">
        <w:rPr>
          <w:rFonts w:hint="eastAsia"/>
        </w:rPr>
        <w:t>BNS QQ</w:t>
      </w:r>
      <w:r w:rsidRPr="005B7BF4">
        <w:rPr>
          <w:rFonts w:hint="eastAsia"/>
        </w:rPr>
        <w:t>第一次使用时，最近联系人列表为空。</w:t>
      </w:r>
      <w:ins w:id="29" w:author="政 王" w:date="2012-11-01T10:57:00Z">
        <w:r w:rsidR="001F76A6">
          <w:rPr>
            <w:rFonts w:hint="eastAsia"/>
          </w:rPr>
          <w:t>去掉</w:t>
        </w:r>
      </w:ins>
    </w:p>
    <w:p w14:paraId="7E8EE677" w14:textId="6A844241" w:rsidR="00171A6A" w:rsidRDefault="00171A6A" w:rsidP="00171A6A">
      <w:pPr>
        <w:pStyle w:val="4"/>
        <w:numPr>
          <w:ilvl w:val="3"/>
          <w:numId w:val="1"/>
        </w:numPr>
      </w:pPr>
      <w:r w:rsidRPr="00171A6A">
        <w:rPr>
          <w:rFonts w:hint="eastAsia"/>
        </w:rPr>
        <w:t>在</w:t>
      </w:r>
      <w:r w:rsidRPr="00171A6A">
        <w:rPr>
          <w:rFonts w:hint="eastAsia"/>
        </w:rPr>
        <w:t>3</w:t>
      </w:r>
      <w:r w:rsidRPr="00171A6A">
        <w:rPr>
          <w:rFonts w:hint="eastAsia"/>
        </w:rPr>
        <w:t>种消息机制下的</w:t>
      </w:r>
      <w:r w:rsidRPr="00171A6A">
        <w:rPr>
          <w:rFonts w:hint="eastAsia"/>
        </w:rPr>
        <w:t>QQ</w:t>
      </w:r>
      <w:r w:rsidRPr="00171A6A">
        <w:rPr>
          <w:rFonts w:hint="eastAsia"/>
        </w:rPr>
        <w:t>用户为</w:t>
      </w:r>
      <w:r w:rsidRPr="00171A6A">
        <w:rPr>
          <w:rFonts w:hint="eastAsia"/>
        </w:rPr>
        <w:t>BNS QQ</w:t>
      </w:r>
      <w:r w:rsidRPr="00171A6A">
        <w:rPr>
          <w:rFonts w:hint="eastAsia"/>
        </w:rPr>
        <w:t>最近联系人</w:t>
      </w:r>
      <w:r w:rsidR="00E75C58">
        <w:rPr>
          <w:rFonts w:hint="eastAsia"/>
        </w:rPr>
        <w:t>。</w:t>
      </w:r>
      <w:ins w:id="30" w:author="政 王" w:date="2012-11-01T11:14:00Z">
        <w:r w:rsidR="007822A4">
          <w:rPr>
            <w:rFonts w:hint="eastAsia"/>
          </w:rPr>
          <w:t>去掉</w:t>
        </w:r>
        <w:r w:rsidR="007822A4">
          <w:rPr>
            <w:rFonts w:hint="eastAsia"/>
          </w:rPr>
          <w:t>BNS QQ</w:t>
        </w:r>
        <w:r w:rsidR="007822A4">
          <w:rPr>
            <w:rFonts w:hint="eastAsia"/>
          </w:rPr>
          <w:t>最近联系人，对于从</w:t>
        </w:r>
        <w:r w:rsidR="007822A4">
          <w:rPr>
            <w:rFonts w:hint="eastAsia"/>
          </w:rPr>
          <w:t>QQ</w:t>
        </w:r>
        <w:r w:rsidR="007822A4">
          <w:rPr>
            <w:rFonts w:hint="eastAsia"/>
          </w:rPr>
          <w:t>到游戏内的非游戏好友消息</w:t>
        </w:r>
      </w:ins>
      <w:ins w:id="31" w:author="政 王" w:date="2012-11-01T11:15:00Z">
        <w:r w:rsidR="007822A4">
          <w:rPr>
            <w:rFonts w:hint="eastAsia"/>
          </w:rPr>
          <w:t>，出现在日志处。</w:t>
        </w:r>
      </w:ins>
      <w:bookmarkStart w:id="32" w:name="_GoBack"/>
      <w:bookmarkEnd w:id="32"/>
    </w:p>
    <w:p w14:paraId="4B2C63E2" w14:textId="77777777" w:rsidR="00BA4C3C" w:rsidRPr="00BA4C3C" w:rsidRDefault="00BA4C3C" w:rsidP="00BA4C3C">
      <w:pPr>
        <w:pStyle w:val="a5"/>
        <w:numPr>
          <w:ilvl w:val="4"/>
          <w:numId w:val="1"/>
        </w:numPr>
        <w:ind w:firstLineChars="0"/>
      </w:pPr>
      <w:r w:rsidRPr="00BA4C3C">
        <w:rPr>
          <w:rFonts w:hint="eastAsia"/>
        </w:rPr>
        <w:t>第一次</w:t>
      </w:r>
      <w:r w:rsidRPr="00BA4C3C">
        <w:rPr>
          <w:rFonts w:hint="eastAsia"/>
        </w:rPr>
        <w:t>QQ</w:t>
      </w:r>
      <w:r w:rsidRPr="00BA4C3C">
        <w:rPr>
          <w:rFonts w:hint="eastAsia"/>
        </w:rPr>
        <w:t>好友从</w:t>
      </w:r>
      <w:r w:rsidRPr="00BA4C3C">
        <w:rPr>
          <w:rFonts w:hint="eastAsia"/>
        </w:rPr>
        <w:t>PC QQ</w:t>
      </w:r>
      <w:r w:rsidRPr="00BA4C3C">
        <w:rPr>
          <w:rFonts w:hint="eastAsia"/>
        </w:rPr>
        <w:t>向游戏内用户发起会话的</w:t>
      </w:r>
      <w:r w:rsidRPr="00BA4C3C">
        <w:rPr>
          <w:rFonts w:hint="eastAsia"/>
        </w:rPr>
        <w:t>QQ</w:t>
      </w:r>
      <w:r w:rsidRPr="00BA4C3C">
        <w:rPr>
          <w:rFonts w:hint="eastAsia"/>
        </w:rPr>
        <w:t>用户。</w:t>
      </w:r>
    </w:p>
    <w:p w14:paraId="0100AA4D" w14:textId="47D59E95" w:rsidR="00BA4C3C" w:rsidRPr="00BA4C3C" w:rsidRDefault="00BA4C3C" w:rsidP="00BA4C3C">
      <w:pPr>
        <w:pStyle w:val="a5"/>
        <w:numPr>
          <w:ilvl w:val="4"/>
          <w:numId w:val="1"/>
        </w:numPr>
        <w:ind w:firstLineChars="0"/>
      </w:pPr>
      <w:r w:rsidRPr="00BA4C3C">
        <w:rPr>
          <w:rFonts w:hint="eastAsia"/>
        </w:rPr>
        <w:t>在</w:t>
      </w:r>
      <w:r w:rsidRPr="00BA4C3C">
        <w:rPr>
          <w:rFonts w:hint="eastAsia"/>
        </w:rPr>
        <w:t xml:space="preserve">BNS </w:t>
      </w:r>
      <w:r w:rsidRPr="00BA4C3C">
        <w:rPr>
          <w:rFonts w:hint="eastAsia"/>
        </w:rPr>
        <w:t>帮派发起过</w:t>
      </w:r>
      <w:r w:rsidR="00DA12CC">
        <w:rPr>
          <w:rFonts w:hint="eastAsia"/>
        </w:rPr>
        <w:t>BNS QQ</w:t>
      </w:r>
      <w:r w:rsidRPr="00BA4C3C">
        <w:rPr>
          <w:rFonts w:hint="eastAsia"/>
        </w:rPr>
        <w:t>消息的</w:t>
      </w:r>
      <w:r w:rsidRPr="00BA4C3C">
        <w:rPr>
          <w:rFonts w:hint="eastAsia"/>
        </w:rPr>
        <w:t>QQ</w:t>
      </w:r>
      <w:r w:rsidRPr="00BA4C3C">
        <w:rPr>
          <w:rFonts w:hint="eastAsia"/>
        </w:rPr>
        <w:t>用户。</w:t>
      </w:r>
    </w:p>
    <w:p w14:paraId="1191ED3E" w14:textId="4695CE36" w:rsidR="00BA4C3C" w:rsidRPr="00BA4C3C" w:rsidRDefault="00BA4C3C" w:rsidP="00BA4C3C">
      <w:pPr>
        <w:pStyle w:val="a5"/>
        <w:numPr>
          <w:ilvl w:val="4"/>
          <w:numId w:val="1"/>
        </w:numPr>
        <w:ind w:firstLineChars="0"/>
      </w:pPr>
      <w:r w:rsidRPr="00BA4C3C">
        <w:rPr>
          <w:rFonts w:hint="eastAsia"/>
        </w:rPr>
        <w:t>向不在线游戏好友发起消息，</w:t>
      </w:r>
      <w:r w:rsidR="004D2A6E">
        <w:t xml:space="preserve"> </w:t>
      </w:r>
      <w:r w:rsidR="000C310A">
        <w:rPr>
          <w:rFonts w:hint="eastAsia"/>
        </w:rPr>
        <w:t>即可形成</w:t>
      </w:r>
      <w:r w:rsidR="000C310A">
        <w:rPr>
          <w:rFonts w:hint="eastAsia"/>
        </w:rPr>
        <w:t>BNS QQ</w:t>
      </w:r>
      <w:r w:rsidRPr="00BA4C3C">
        <w:rPr>
          <w:rFonts w:hint="eastAsia"/>
        </w:rPr>
        <w:t>关系。</w:t>
      </w:r>
    </w:p>
    <w:p w14:paraId="14D95D97" w14:textId="3EB178FE" w:rsidR="00050B00" w:rsidRPr="00665415" w:rsidRDefault="00050B00" w:rsidP="00E75C58">
      <w:pPr>
        <w:pStyle w:val="4"/>
        <w:numPr>
          <w:ilvl w:val="3"/>
          <w:numId w:val="1"/>
        </w:numPr>
      </w:pPr>
      <w:r w:rsidRPr="00665415">
        <w:rPr>
          <w:rFonts w:hint="eastAsia"/>
        </w:rPr>
        <w:t>同一</w:t>
      </w:r>
      <w:r w:rsidRPr="00665415">
        <w:rPr>
          <w:rFonts w:hint="eastAsia"/>
        </w:rPr>
        <w:t>QQ</w:t>
      </w:r>
      <w:r w:rsidRPr="00665415">
        <w:rPr>
          <w:rFonts w:hint="eastAsia"/>
        </w:rPr>
        <w:t>账号下，角色之间最近联系人列表</w:t>
      </w:r>
      <w:r w:rsidR="00841D3C" w:rsidRPr="00665415">
        <w:rPr>
          <w:rFonts w:hint="eastAsia"/>
        </w:rPr>
        <w:t>不</w:t>
      </w:r>
      <w:r w:rsidRPr="00665415">
        <w:rPr>
          <w:rFonts w:hint="eastAsia"/>
        </w:rPr>
        <w:t>共享。</w:t>
      </w:r>
      <w:ins w:id="33" w:author="政 王" w:date="2012-11-01T11:01:00Z">
        <w:r w:rsidR="00A017F8">
          <w:rPr>
            <w:rFonts w:hint="eastAsia"/>
          </w:rPr>
          <w:t>同一</w:t>
        </w:r>
        <w:r w:rsidR="00A017F8">
          <w:rPr>
            <w:rFonts w:hint="eastAsia"/>
          </w:rPr>
          <w:t>QQ</w:t>
        </w:r>
        <w:r w:rsidR="00A017F8">
          <w:rPr>
            <w:rFonts w:hint="eastAsia"/>
          </w:rPr>
          <w:t>账号下，好友列表共享</w:t>
        </w:r>
      </w:ins>
    </w:p>
    <w:p w14:paraId="26472FE1" w14:textId="09C7A817" w:rsidR="00E75C58" w:rsidRDefault="00E75C58" w:rsidP="00E75C58">
      <w:pPr>
        <w:pStyle w:val="4"/>
        <w:numPr>
          <w:ilvl w:val="3"/>
          <w:numId w:val="1"/>
        </w:numPr>
      </w:pPr>
      <w:r>
        <w:rPr>
          <w:rFonts w:hint="eastAsia"/>
        </w:rPr>
        <w:t>最近联系人好友数量，一期为</w:t>
      </w:r>
      <w:r>
        <w:rPr>
          <w:rFonts w:hint="eastAsia"/>
        </w:rPr>
        <w:t>100</w:t>
      </w:r>
      <w:r>
        <w:rPr>
          <w:rFonts w:hint="eastAsia"/>
        </w:rPr>
        <w:t>个。</w:t>
      </w:r>
      <w:ins w:id="34" w:author="政 王" w:date="2012-11-01T11:01:00Z">
        <w:r w:rsidR="001D16A9">
          <w:rPr>
            <w:rFonts w:hint="eastAsia"/>
          </w:rPr>
          <w:t>去掉，以游戏内好友数量为准</w:t>
        </w:r>
      </w:ins>
    </w:p>
    <w:p w14:paraId="14048D3D" w14:textId="77777777" w:rsidR="00077AF1" w:rsidRDefault="00077AF1" w:rsidP="00077AF1">
      <w:pPr>
        <w:pStyle w:val="4"/>
        <w:numPr>
          <w:ilvl w:val="3"/>
          <w:numId w:val="1"/>
        </w:numPr>
      </w:pPr>
      <w:r>
        <w:rPr>
          <w:rFonts w:hint="eastAsia"/>
        </w:rPr>
        <w:t>存在最近联系人中的好友，显示的是</w:t>
      </w:r>
      <w:r>
        <w:rPr>
          <w:rFonts w:hint="eastAsia"/>
        </w:rPr>
        <w:t>QQ</w:t>
      </w:r>
      <w:r>
        <w:rPr>
          <w:rFonts w:hint="eastAsia"/>
        </w:rPr>
        <w:t>帐号信息，信息包含：</w:t>
      </w:r>
    </w:p>
    <w:p w14:paraId="0DAB2BBA" w14:textId="77777777" w:rsidR="006E2C9C" w:rsidRPr="006E2C9C" w:rsidRDefault="006E2C9C" w:rsidP="006E2C9C">
      <w:pPr>
        <w:pStyle w:val="a5"/>
        <w:numPr>
          <w:ilvl w:val="4"/>
          <w:numId w:val="1"/>
        </w:numPr>
        <w:ind w:firstLineChars="0"/>
      </w:pPr>
      <w:r w:rsidRPr="006E2C9C">
        <w:rPr>
          <w:rFonts w:hint="eastAsia"/>
        </w:rPr>
        <w:t>QQ</w:t>
      </w:r>
      <w:r w:rsidRPr="006E2C9C">
        <w:rPr>
          <w:rFonts w:hint="eastAsia"/>
        </w:rPr>
        <w:t>昵称，昵称长度为</w:t>
      </w:r>
      <w:r w:rsidRPr="006E2C9C">
        <w:rPr>
          <w:rFonts w:hint="eastAsia"/>
        </w:rPr>
        <w:t>12</w:t>
      </w:r>
      <w:r w:rsidRPr="006E2C9C">
        <w:rPr>
          <w:rFonts w:hint="eastAsia"/>
        </w:rPr>
        <w:t>个汉字（</w:t>
      </w:r>
      <w:r w:rsidRPr="006E2C9C">
        <w:rPr>
          <w:rFonts w:hint="eastAsia"/>
        </w:rPr>
        <w:t>24</w:t>
      </w:r>
      <w:r w:rsidRPr="006E2C9C">
        <w:rPr>
          <w:rFonts w:hint="eastAsia"/>
        </w:rPr>
        <w:t>个字符）</w:t>
      </w:r>
    </w:p>
    <w:p w14:paraId="7AB93022" w14:textId="77777777" w:rsidR="006E2C9C" w:rsidRPr="006E2C9C" w:rsidRDefault="006E2C9C" w:rsidP="006E2C9C">
      <w:pPr>
        <w:pStyle w:val="a5"/>
        <w:numPr>
          <w:ilvl w:val="4"/>
          <w:numId w:val="1"/>
        </w:numPr>
        <w:ind w:firstLineChars="0"/>
      </w:pPr>
      <w:r w:rsidRPr="006E2C9C">
        <w:rPr>
          <w:rFonts w:hint="eastAsia"/>
        </w:rPr>
        <w:lastRenderedPageBreak/>
        <w:t xml:space="preserve">QQ </w:t>
      </w:r>
      <w:r w:rsidRPr="006E2C9C">
        <w:rPr>
          <w:rFonts w:hint="eastAsia"/>
        </w:rPr>
        <w:t>头像，</w:t>
      </w:r>
      <w:r w:rsidRPr="00A30207">
        <w:rPr>
          <w:rFonts w:hint="eastAsia"/>
          <w:color w:val="FF0000"/>
        </w:rPr>
        <w:t>一期只显示即通默认头像。</w:t>
      </w:r>
    </w:p>
    <w:p w14:paraId="2D787B55" w14:textId="77777777" w:rsidR="006E2C9C" w:rsidRPr="006E2C9C" w:rsidRDefault="006E2C9C" w:rsidP="006E2C9C">
      <w:pPr>
        <w:pStyle w:val="a5"/>
        <w:numPr>
          <w:ilvl w:val="4"/>
          <w:numId w:val="1"/>
        </w:numPr>
        <w:ind w:firstLineChars="0"/>
      </w:pPr>
      <w:r w:rsidRPr="006E2C9C">
        <w:rPr>
          <w:rFonts w:hint="eastAsia"/>
        </w:rPr>
        <w:t>QQ</w:t>
      </w:r>
      <w:r w:rsidRPr="006E2C9C">
        <w:rPr>
          <w:rFonts w:hint="eastAsia"/>
        </w:rPr>
        <w:t>签名，只显示好友的</w:t>
      </w:r>
      <w:r w:rsidRPr="006E2C9C">
        <w:rPr>
          <w:rFonts w:hint="eastAsia"/>
        </w:rPr>
        <w:t>QQ</w:t>
      </w:r>
      <w:r w:rsidRPr="006E2C9C">
        <w:rPr>
          <w:rFonts w:hint="eastAsia"/>
        </w:rPr>
        <w:t>签名，签名长度为</w:t>
      </w:r>
      <w:r w:rsidRPr="006E2C9C">
        <w:rPr>
          <w:rFonts w:hint="eastAsia"/>
        </w:rPr>
        <w:t>50</w:t>
      </w:r>
      <w:r w:rsidRPr="006E2C9C">
        <w:rPr>
          <w:rFonts w:hint="eastAsia"/>
        </w:rPr>
        <w:t>个汉字，根据</w:t>
      </w:r>
      <w:r w:rsidRPr="006E2C9C">
        <w:rPr>
          <w:rFonts w:hint="eastAsia"/>
        </w:rPr>
        <w:t>UI</w:t>
      </w:r>
      <w:r w:rsidRPr="006E2C9C">
        <w:rPr>
          <w:rFonts w:hint="eastAsia"/>
        </w:rPr>
        <w:t>设计，超过</w:t>
      </w:r>
      <w:r w:rsidRPr="006E2C9C">
        <w:rPr>
          <w:rFonts w:hint="eastAsia"/>
        </w:rPr>
        <w:t>UI</w:t>
      </w:r>
      <w:r w:rsidRPr="006E2C9C">
        <w:rPr>
          <w:rFonts w:hint="eastAsia"/>
        </w:rPr>
        <w:t>宽度的签名，以省略号显示。</w:t>
      </w:r>
    </w:p>
    <w:p w14:paraId="26B2E879" w14:textId="51EDC2D2" w:rsidR="0061335F" w:rsidRDefault="00F146B4" w:rsidP="0061335F">
      <w:pPr>
        <w:pStyle w:val="4"/>
        <w:numPr>
          <w:ilvl w:val="3"/>
          <w:numId w:val="1"/>
        </w:numPr>
      </w:pPr>
      <w:r>
        <w:rPr>
          <w:rFonts w:hint="eastAsia"/>
        </w:rPr>
        <w:t>BNS QQ</w:t>
      </w:r>
      <w:r>
        <w:rPr>
          <w:rFonts w:hint="eastAsia"/>
        </w:rPr>
        <w:t>最近联系人关系表加密保存在客户端本地</w:t>
      </w:r>
      <w:r w:rsidR="0061335F">
        <w:rPr>
          <w:rFonts w:hint="eastAsia"/>
        </w:rPr>
        <w:t>，并由</w:t>
      </w:r>
      <w:r w:rsidR="00DE5295">
        <w:rPr>
          <w:rFonts w:hint="eastAsia"/>
        </w:rPr>
        <w:t>客户端</w:t>
      </w:r>
      <w:r w:rsidR="0061335F">
        <w:rPr>
          <w:rFonts w:hint="eastAsia"/>
        </w:rPr>
        <w:t>维护以下信息：</w:t>
      </w:r>
    </w:p>
    <w:p w14:paraId="388D296D" w14:textId="0B0E9AEE" w:rsidR="005E426B" w:rsidRPr="005E426B" w:rsidRDefault="005E426B" w:rsidP="005E426B">
      <w:pPr>
        <w:pStyle w:val="a5"/>
        <w:numPr>
          <w:ilvl w:val="4"/>
          <w:numId w:val="1"/>
        </w:numPr>
        <w:ind w:firstLineChars="0"/>
      </w:pPr>
      <w:r w:rsidRPr="005E426B">
        <w:rPr>
          <w:rFonts w:hint="eastAsia"/>
        </w:rPr>
        <w:t>每个</w:t>
      </w:r>
      <w:r w:rsidRPr="005E426B">
        <w:rPr>
          <w:rFonts w:hint="eastAsia"/>
        </w:rPr>
        <w:t>QQ</w:t>
      </w:r>
      <w:r w:rsidRPr="005E426B">
        <w:rPr>
          <w:rFonts w:hint="eastAsia"/>
        </w:rPr>
        <w:t>账号需要有一份</w:t>
      </w:r>
      <w:r w:rsidRPr="005E426B">
        <w:rPr>
          <w:rFonts w:hint="eastAsia"/>
        </w:rPr>
        <w:t>BNS QQ</w:t>
      </w:r>
      <w:r w:rsidR="00CD29CB">
        <w:rPr>
          <w:rFonts w:hint="eastAsia"/>
        </w:rPr>
        <w:t>最近联系人</w:t>
      </w:r>
      <w:r w:rsidR="002612BA">
        <w:rPr>
          <w:rFonts w:hint="eastAsia"/>
        </w:rPr>
        <w:t>列</w:t>
      </w:r>
      <w:r w:rsidR="00800D37">
        <w:rPr>
          <w:rFonts w:hint="eastAsia"/>
        </w:rPr>
        <w:t>表，包含每个角色的（服务器，角色名）</w:t>
      </w:r>
    </w:p>
    <w:p w14:paraId="748DA3A4" w14:textId="77777777" w:rsidR="005E426B" w:rsidRPr="005E426B" w:rsidRDefault="005E426B" w:rsidP="005E426B">
      <w:pPr>
        <w:pStyle w:val="a5"/>
        <w:numPr>
          <w:ilvl w:val="4"/>
          <w:numId w:val="1"/>
        </w:numPr>
        <w:ind w:firstLineChars="0"/>
      </w:pPr>
      <w:r w:rsidRPr="005E426B">
        <w:rPr>
          <w:rFonts w:hint="eastAsia"/>
        </w:rPr>
        <w:t>用户登录剑灵，更新最近联系人昵称以及</w:t>
      </w:r>
      <w:r w:rsidRPr="005E426B">
        <w:rPr>
          <w:rFonts w:hint="eastAsia"/>
        </w:rPr>
        <w:t>QQ</w:t>
      </w:r>
      <w:r w:rsidRPr="005E426B">
        <w:rPr>
          <w:rFonts w:hint="eastAsia"/>
        </w:rPr>
        <w:t>签名。</w:t>
      </w:r>
    </w:p>
    <w:p w14:paraId="78CBC8AE" w14:textId="26420602" w:rsidR="00F52BB0" w:rsidRDefault="00F52BB0" w:rsidP="00E40B86">
      <w:pPr>
        <w:pStyle w:val="30"/>
        <w:numPr>
          <w:ilvl w:val="2"/>
          <w:numId w:val="1"/>
        </w:numPr>
      </w:pPr>
      <w:bookmarkStart w:id="35" w:name="_Toc203642694"/>
      <w:r w:rsidRPr="00F52BB0">
        <w:rPr>
          <w:rFonts w:hint="eastAsia"/>
        </w:rPr>
        <w:lastRenderedPageBreak/>
        <w:t xml:space="preserve">BNS QQ </w:t>
      </w:r>
      <w:r w:rsidRPr="00F52BB0">
        <w:rPr>
          <w:rFonts w:hint="eastAsia"/>
        </w:rPr>
        <w:t>最近联系人状态显示</w:t>
      </w:r>
      <w:bookmarkEnd w:id="35"/>
      <w:ins w:id="36" w:author="政 王" w:date="2012-11-01T11:13:00Z">
        <w:r w:rsidR="00EB6EC7">
          <w:rPr>
            <w:rFonts w:hint="eastAsia"/>
          </w:rPr>
          <w:t xml:space="preserve"> </w:t>
        </w:r>
        <w:r w:rsidR="00EB6EC7">
          <w:rPr>
            <w:rFonts w:hint="eastAsia"/>
          </w:rPr>
          <w:t>去掉</w:t>
        </w:r>
      </w:ins>
    </w:p>
    <w:p w14:paraId="3CDEB006" w14:textId="77777777" w:rsidR="0080093D" w:rsidRPr="0080093D" w:rsidRDefault="0080093D" w:rsidP="0080093D">
      <w:pPr>
        <w:pStyle w:val="4"/>
        <w:numPr>
          <w:ilvl w:val="3"/>
          <w:numId w:val="1"/>
        </w:numPr>
      </w:pPr>
      <w:r w:rsidRPr="0080093D">
        <w:rPr>
          <w:rFonts w:hint="eastAsia"/>
        </w:rPr>
        <w:t>好友消息提醒，在好友头像右上角，提示未读消息条数，当用户选中好友时，消息提示消失。</w:t>
      </w:r>
    </w:p>
    <w:p w14:paraId="4613B6E9" w14:textId="77777777" w:rsidR="0080093D" w:rsidRPr="0080093D" w:rsidRDefault="0080093D" w:rsidP="0080093D">
      <w:pPr>
        <w:pStyle w:val="4"/>
        <w:numPr>
          <w:ilvl w:val="3"/>
          <w:numId w:val="1"/>
        </w:numPr>
      </w:pPr>
      <w:r w:rsidRPr="0080093D">
        <w:rPr>
          <w:rFonts w:hint="eastAsia"/>
        </w:rPr>
        <w:t>头像彩色，</w:t>
      </w:r>
      <w:r w:rsidRPr="0080093D">
        <w:rPr>
          <w:rFonts w:hint="eastAsia"/>
        </w:rPr>
        <w:t>QQ</w:t>
      </w:r>
      <w:r w:rsidRPr="0080093D">
        <w:rPr>
          <w:rFonts w:hint="eastAsia"/>
        </w:rPr>
        <w:t>昵称，签名文字为黑色，表示该用户</w:t>
      </w:r>
      <w:r w:rsidRPr="0080093D">
        <w:rPr>
          <w:rFonts w:hint="eastAsia"/>
        </w:rPr>
        <w:t>QQ</w:t>
      </w:r>
      <w:r w:rsidRPr="0080093D">
        <w:rPr>
          <w:rFonts w:hint="eastAsia"/>
        </w:rPr>
        <w:t>在线。</w:t>
      </w:r>
    </w:p>
    <w:p w14:paraId="7D5CF596" w14:textId="77777777" w:rsidR="0080093D" w:rsidRPr="0080093D" w:rsidRDefault="0080093D" w:rsidP="0080093D">
      <w:pPr>
        <w:pStyle w:val="4"/>
        <w:numPr>
          <w:ilvl w:val="3"/>
          <w:numId w:val="1"/>
        </w:numPr>
      </w:pPr>
      <w:r w:rsidRPr="0080093D">
        <w:rPr>
          <w:rFonts w:hint="eastAsia"/>
        </w:rPr>
        <w:t>头像灰色，</w:t>
      </w:r>
      <w:r w:rsidRPr="0080093D">
        <w:rPr>
          <w:rFonts w:hint="eastAsia"/>
        </w:rPr>
        <w:t>QQ</w:t>
      </w:r>
      <w:r w:rsidRPr="0080093D">
        <w:rPr>
          <w:rFonts w:hint="eastAsia"/>
        </w:rPr>
        <w:t>昵称，签名文字为灰色，表示该</w:t>
      </w:r>
      <w:r w:rsidRPr="0080093D">
        <w:rPr>
          <w:rFonts w:hint="eastAsia"/>
        </w:rPr>
        <w:t>QQ</w:t>
      </w:r>
      <w:r w:rsidRPr="0080093D">
        <w:rPr>
          <w:rFonts w:hint="eastAsia"/>
        </w:rPr>
        <w:t>用户下线或隐身。</w:t>
      </w:r>
    </w:p>
    <w:p w14:paraId="159F666E" w14:textId="77777777" w:rsidR="00210B70" w:rsidRDefault="00210B70" w:rsidP="00210B70">
      <w:pPr>
        <w:pStyle w:val="30"/>
        <w:numPr>
          <w:ilvl w:val="2"/>
          <w:numId w:val="1"/>
        </w:numPr>
      </w:pPr>
      <w:bookmarkStart w:id="37" w:name="_Toc203642695"/>
      <w:r w:rsidRPr="00210B70">
        <w:rPr>
          <w:rFonts w:hint="eastAsia"/>
        </w:rPr>
        <w:t xml:space="preserve">QQ </w:t>
      </w:r>
      <w:r w:rsidRPr="00210B70">
        <w:rPr>
          <w:rFonts w:hint="eastAsia"/>
        </w:rPr>
        <w:t>提示音设置</w:t>
      </w:r>
      <w:bookmarkEnd w:id="37"/>
    </w:p>
    <w:p w14:paraId="1F294BAD" w14:textId="77777777" w:rsidR="001227D1" w:rsidRPr="001227D1" w:rsidRDefault="001227D1" w:rsidP="001227D1">
      <w:pPr>
        <w:pStyle w:val="4"/>
        <w:numPr>
          <w:ilvl w:val="3"/>
          <w:numId w:val="1"/>
        </w:numPr>
      </w:pPr>
      <w:r w:rsidRPr="001227D1">
        <w:rPr>
          <w:rFonts w:hint="eastAsia"/>
        </w:rPr>
        <w:t>在游戏环境设置，声效内，设置是否关闭</w:t>
      </w:r>
      <w:r w:rsidRPr="001227D1">
        <w:rPr>
          <w:rFonts w:hint="eastAsia"/>
        </w:rPr>
        <w:t>BNS QQ</w:t>
      </w:r>
      <w:r w:rsidRPr="001227D1">
        <w:rPr>
          <w:rFonts w:hint="eastAsia"/>
        </w:rPr>
        <w:t>消息提示音，以及调节消息提示音音量。</w:t>
      </w:r>
    </w:p>
    <w:p w14:paraId="0E48EACA" w14:textId="2E66F208" w:rsidR="00EC3E04" w:rsidRDefault="00EC3E04" w:rsidP="00EC3E04">
      <w:pPr>
        <w:pStyle w:val="30"/>
        <w:numPr>
          <w:ilvl w:val="2"/>
          <w:numId w:val="1"/>
        </w:numPr>
      </w:pPr>
      <w:bookmarkStart w:id="38" w:name="_Toc203642696"/>
      <w:r w:rsidRPr="00EC3E04">
        <w:rPr>
          <w:rFonts w:hint="eastAsia"/>
        </w:rPr>
        <w:t>C2C</w:t>
      </w:r>
      <w:r w:rsidRPr="00EC3E04">
        <w:rPr>
          <w:rFonts w:hint="eastAsia"/>
        </w:rPr>
        <w:t>聊天面板</w:t>
      </w:r>
      <w:bookmarkEnd w:id="38"/>
      <w:ins w:id="39" w:author="政 王" w:date="2012-11-01T11:13:00Z">
        <w:r w:rsidR="00E62E92">
          <w:rPr>
            <w:rFonts w:hint="eastAsia"/>
          </w:rPr>
          <w:t xml:space="preserve"> </w:t>
        </w:r>
        <w:r w:rsidR="00E62E92">
          <w:rPr>
            <w:rFonts w:hint="eastAsia"/>
          </w:rPr>
          <w:t>修改为与游戏本身的聊天框结合</w:t>
        </w:r>
      </w:ins>
    </w:p>
    <w:p w14:paraId="1E64110A" w14:textId="6047F830" w:rsidR="00407E71" w:rsidRPr="00407E71" w:rsidRDefault="00407E71" w:rsidP="00407E71">
      <w:pPr>
        <w:pStyle w:val="4"/>
        <w:numPr>
          <w:ilvl w:val="3"/>
          <w:numId w:val="1"/>
        </w:numPr>
      </w:pPr>
      <w:r w:rsidRPr="00407E71">
        <w:rPr>
          <w:rFonts w:hint="eastAsia"/>
        </w:rPr>
        <w:t>在游戏聊天面板上增加</w:t>
      </w:r>
      <w:r w:rsidRPr="00407E71">
        <w:rPr>
          <w:rFonts w:hint="eastAsia"/>
        </w:rPr>
        <w:t>C2C</w:t>
      </w:r>
      <w:r w:rsidRPr="00407E71">
        <w:rPr>
          <w:rFonts w:hint="eastAsia"/>
        </w:rPr>
        <w:t>聊天分页。</w:t>
      </w:r>
      <w:r w:rsidR="009537A6">
        <w:rPr>
          <w:rFonts w:hint="eastAsia"/>
        </w:rPr>
        <w:t>（参考</w:t>
      </w:r>
      <w:r w:rsidR="009537A6">
        <w:rPr>
          <w:rFonts w:hint="eastAsia"/>
        </w:rPr>
        <w:t xml:space="preserve"> 3.4</w:t>
      </w:r>
      <w:r w:rsidR="008323C9">
        <w:rPr>
          <w:rFonts w:hint="eastAsia"/>
        </w:rPr>
        <w:t>）</w:t>
      </w:r>
    </w:p>
    <w:p w14:paraId="7FEE754F" w14:textId="577FBD2A" w:rsidR="00407E71" w:rsidRPr="00407E71" w:rsidRDefault="00407E71" w:rsidP="00407E71">
      <w:pPr>
        <w:pStyle w:val="4"/>
        <w:numPr>
          <w:ilvl w:val="3"/>
          <w:numId w:val="1"/>
        </w:numPr>
      </w:pPr>
      <w:r w:rsidRPr="00407E71">
        <w:rPr>
          <w:rFonts w:hint="eastAsia"/>
        </w:rPr>
        <w:t>所有</w:t>
      </w:r>
      <w:r w:rsidRPr="00407E71">
        <w:rPr>
          <w:rFonts w:hint="eastAsia"/>
        </w:rPr>
        <w:t>C2C</w:t>
      </w:r>
      <w:r w:rsidRPr="00407E71">
        <w:rPr>
          <w:rFonts w:hint="eastAsia"/>
        </w:rPr>
        <w:t>消息都显示在该面板上。</w:t>
      </w:r>
      <w:r w:rsidR="008323C9">
        <w:t>(</w:t>
      </w:r>
      <w:r w:rsidR="008323C9">
        <w:rPr>
          <w:rFonts w:hint="eastAsia"/>
        </w:rPr>
        <w:t>参考</w:t>
      </w:r>
      <w:r w:rsidR="008323C9">
        <w:rPr>
          <w:rFonts w:hint="eastAsia"/>
        </w:rPr>
        <w:t xml:space="preserve"> 3.4)</w:t>
      </w:r>
    </w:p>
    <w:p w14:paraId="7A175F3E" w14:textId="5A5865BE" w:rsidR="00407E71" w:rsidRPr="00407E71" w:rsidRDefault="00407E71" w:rsidP="00407E71">
      <w:pPr>
        <w:pStyle w:val="4"/>
        <w:numPr>
          <w:ilvl w:val="3"/>
          <w:numId w:val="1"/>
        </w:numPr>
      </w:pPr>
      <w:r w:rsidRPr="00407E71">
        <w:rPr>
          <w:rFonts w:hint="eastAsia"/>
        </w:rPr>
        <w:t>用户可以直接在</w:t>
      </w:r>
      <w:r w:rsidRPr="00407E71">
        <w:rPr>
          <w:rFonts w:hint="eastAsia"/>
        </w:rPr>
        <w:t>C2C</w:t>
      </w:r>
      <w:r w:rsidRPr="00407E71">
        <w:rPr>
          <w:rFonts w:hint="eastAsia"/>
        </w:rPr>
        <w:t>聊天面板上回复消息。</w:t>
      </w:r>
    </w:p>
    <w:p w14:paraId="6DADBDFD" w14:textId="6235F311" w:rsidR="00407E71" w:rsidRPr="001F7256" w:rsidRDefault="00407E71" w:rsidP="00407E71">
      <w:pPr>
        <w:pStyle w:val="4"/>
        <w:numPr>
          <w:ilvl w:val="3"/>
          <w:numId w:val="1"/>
        </w:numPr>
      </w:pPr>
      <w:r w:rsidRPr="001F7256">
        <w:rPr>
          <w:rFonts w:hint="eastAsia"/>
        </w:rPr>
        <w:t>接收</w:t>
      </w:r>
      <w:r w:rsidR="004F4AAB" w:rsidRPr="001F7256">
        <w:rPr>
          <w:rFonts w:hint="eastAsia"/>
        </w:rPr>
        <w:t>与发送的消息文字颜色区分。</w:t>
      </w:r>
    </w:p>
    <w:p w14:paraId="3D5E857A" w14:textId="77777777" w:rsidR="00B915F0" w:rsidRDefault="00B915F0" w:rsidP="00B915F0">
      <w:pPr>
        <w:pStyle w:val="1"/>
        <w:numPr>
          <w:ilvl w:val="0"/>
          <w:numId w:val="1"/>
        </w:numPr>
      </w:pPr>
      <w:bookmarkStart w:id="40" w:name="_Toc203642697"/>
      <w:r>
        <w:rPr>
          <w:rFonts w:hint="eastAsia"/>
        </w:rPr>
        <w:t>流程</w:t>
      </w:r>
      <w:bookmarkEnd w:id="40"/>
    </w:p>
    <w:p w14:paraId="6E3368D1" w14:textId="77777777" w:rsidR="007470B3" w:rsidRDefault="007470B3" w:rsidP="007470B3">
      <w:pPr>
        <w:pStyle w:val="2"/>
      </w:pPr>
      <w:bookmarkStart w:id="41" w:name="_Toc203642698"/>
      <w:r w:rsidRPr="007470B3">
        <w:rPr>
          <w:rFonts w:hint="eastAsia"/>
        </w:rPr>
        <w:lastRenderedPageBreak/>
        <w:t>游戏内角色对角色发起消息</w:t>
      </w:r>
      <w:bookmarkEnd w:id="41"/>
    </w:p>
    <w:p w14:paraId="7B17DA48" w14:textId="5D1DED39" w:rsidR="003A42D1" w:rsidRPr="003A42D1" w:rsidRDefault="003A42D1" w:rsidP="003A42D1">
      <w:pPr>
        <w:jc w:val="center"/>
      </w:pPr>
      <w:r>
        <w:rPr>
          <w:noProof/>
        </w:rPr>
        <w:drawing>
          <wp:inline distT="0" distB="0" distL="0" distR="0" wp14:anchorId="6022814A" wp14:editId="26C6EF11">
            <wp:extent cx="8892540" cy="48302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2540" cy="4830241"/>
                    </a:xfrm>
                    <a:prstGeom prst="rect">
                      <a:avLst/>
                    </a:prstGeom>
                    <a:noFill/>
                    <a:ln>
                      <a:noFill/>
                    </a:ln>
                  </pic:spPr>
                </pic:pic>
              </a:graphicData>
            </a:graphic>
          </wp:inline>
        </w:drawing>
      </w:r>
    </w:p>
    <w:p w14:paraId="1EE12828" w14:textId="5ADBC741" w:rsidR="006E04DD" w:rsidRPr="00997BEC" w:rsidRDefault="006E04DD" w:rsidP="00997BEC">
      <w:pPr>
        <w:pStyle w:val="30"/>
        <w:numPr>
          <w:ilvl w:val="2"/>
          <w:numId w:val="1"/>
        </w:numPr>
        <w:rPr>
          <w:b w:val="0"/>
        </w:rPr>
      </w:pPr>
      <w:bookmarkStart w:id="42" w:name="_Toc203642699"/>
      <w:r w:rsidRPr="008C11C3">
        <w:rPr>
          <w:rFonts w:hint="eastAsia"/>
          <w:b w:val="0"/>
        </w:rPr>
        <w:lastRenderedPageBreak/>
        <w:t>在游戏内角色对角色发起消息时，由</w:t>
      </w:r>
      <w:r w:rsidRPr="008C11C3">
        <w:rPr>
          <w:rFonts w:hint="eastAsia"/>
          <w:b w:val="0"/>
        </w:rPr>
        <w:t xml:space="preserve">Game </w:t>
      </w:r>
      <w:proofErr w:type="spellStart"/>
      <w:r w:rsidRPr="008C11C3">
        <w:rPr>
          <w:rFonts w:hint="eastAsia"/>
          <w:b w:val="0"/>
        </w:rPr>
        <w:t>Svr</w:t>
      </w:r>
      <w:proofErr w:type="spellEnd"/>
      <w:r w:rsidRPr="008C11C3">
        <w:rPr>
          <w:rFonts w:hint="eastAsia"/>
          <w:b w:val="0"/>
        </w:rPr>
        <w:t>判断当对方角色符合游戏好友，或同一帮派成员，或对方对应</w:t>
      </w:r>
      <w:r w:rsidRPr="008C11C3">
        <w:rPr>
          <w:rFonts w:hint="eastAsia"/>
          <w:b w:val="0"/>
        </w:rPr>
        <w:t>QQ</w:t>
      </w:r>
      <w:r w:rsidRPr="008C11C3">
        <w:rPr>
          <w:rFonts w:hint="eastAsia"/>
          <w:b w:val="0"/>
        </w:rPr>
        <w:t>已经在</w:t>
      </w:r>
      <w:r w:rsidRPr="008C11C3">
        <w:rPr>
          <w:rFonts w:hint="eastAsia"/>
          <w:b w:val="0"/>
        </w:rPr>
        <w:t>BNS QQ</w:t>
      </w:r>
      <w:r w:rsidRPr="008C11C3">
        <w:rPr>
          <w:rFonts w:hint="eastAsia"/>
          <w:b w:val="0"/>
        </w:rPr>
        <w:t>最近联系人列表三种情况中的一种时，消息即可由</w:t>
      </w:r>
      <w:r w:rsidRPr="008C11C3">
        <w:rPr>
          <w:rFonts w:hint="eastAsia"/>
          <w:b w:val="0"/>
        </w:rPr>
        <w:t xml:space="preserve">Game </w:t>
      </w:r>
      <w:proofErr w:type="spellStart"/>
      <w:r w:rsidRPr="008C11C3">
        <w:rPr>
          <w:rFonts w:hint="eastAsia"/>
          <w:b w:val="0"/>
        </w:rPr>
        <w:t>Svr</w:t>
      </w:r>
      <w:proofErr w:type="spellEnd"/>
      <w:r w:rsidRPr="008C11C3">
        <w:rPr>
          <w:rFonts w:hint="eastAsia"/>
          <w:b w:val="0"/>
        </w:rPr>
        <w:t xml:space="preserve"> </w:t>
      </w:r>
      <w:r w:rsidRPr="008C11C3">
        <w:rPr>
          <w:rFonts w:hint="eastAsia"/>
          <w:b w:val="0"/>
        </w:rPr>
        <w:t>转发到</w:t>
      </w:r>
      <w:r w:rsidRPr="008C11C3">
        <w:rPr>
          <w:rFonts w:hint="eastAsia"/>
          <w:b w:val="0"/>
        </w:rPr>
        <w:t xml:space="preserve">QQ </w:t>
      </w:r>
      <w:proofErr w:type="spellStart"/>
      <w:r w:rsidRPr="008C11C3">
        <w:rPr>
          <w:rFonts w:hint="eastAsia"/>
          <w:b w:val="0"/>
        </w:rPr>
        <w:t>Svr</w:t>
      </w:r>
      <w:proofErr w:type="spellEnd"/>
      <w:r w:rsidRPr="008C11C3">
        <w:rPr>
          <w:rFonts w:hint="eastAsia"/>
          <w:b w:val="0"/>
        </w:rPr>
        <w:t>上。</w:t>
      </w:r>
      <w:bookmarkEnd w:id="42"/>
    </w:p>
    <w:p w14:paraId="3ECE476B" w14:textId="77777777" w:rsidR="00CB1DC5" w:rsidRDefault="00CB1DC5" w:rsidP="00CB1DC5">
      <w:pPr>
        <w:pStyle w:val="2"/>
      </w:pPr>
      <w:bookmarkStart w:id="43" w:name="_Toc203642701"/>
      <w:r w:rsidRPr="00CB1DC5">
        <w:rPr>
          <w:rFonts w:hint="eastAsia"/>
        </w:rPr>
        <w:t>在游戏内聊天面板内回复或发起消息</w:t>
      </w:r>
      <w:bookmarkEnd w:id="43"/>
    </w:p>
    <w:p w14:paraId="1C675447" w14:textId="4318DABF" w:rsidR="00FB3C91" w:rsidRPr="00FB3C91" w:rsidRDefault="00FB3C91" w:rsidP="00FB3C91">
      <w:pPr>
        <w:jc w:val="center"/>
      </w:pPr>
      <w:r>
        <w:rPr>
          <w:noProof/>
        </w:rPr>
        <w:drawing>
          <wp:inline distT="0" distB="0" distL="0" distR="0" wp14:anchorId="2B8CAFA6" wp14:editId="4F3B3A1C">
            <wp:extent cx="8892540" cy="28032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2540" cy="2803211"/>
                    </a:xfrm>
                    <a:prstGeom prst="rect">
                      <a:avLst/>
                    </a:prstGeom>
                    <a:noFill/>
                    <a:ln>
                      <a:noFill/>
                    </a:ln>
                  </pic:spPr>
                </pic:pic>
              </a:graphicData>
            </a:graphic>
          </wp:inline>
        </w:drawing>
      </w:r>
    </w:p>
    <w:p w14:paraId="0A96B941" w14:textId="77777777" w:rsidR="00EA4B55" w:rsidRDefault="00EA4B55" w:rsidP="00EA4B55">
      <w:pPr>
        <w:pStyle w:val="2"/>
      </w:pPr>
      <w:bookmarkStart w:id="44" w:name="_Toc203642702"/>
      <w:r w:rsidRPr="00EA4B55">
        <w:rPr>
          <w:rFonts w:hint="eastAsia"/>
        </w:rPr>
        <w:t>在游戏内通过</w:t>
      </w:r>
      <w:r w:rsidRPr="00EA4B55">
        <w:rPr>
          <w:rFonts w:hint="eastAsia"/>
        </w:rPr>
        <w:t>BNS QQ</w:t>
      </w:r>
      <w:r w:rsidRPr="00EA4B55">
        <w:rPr>
          <w:rFonts w:hint="eastAsia"/>
        </w:rPr>
        <w:t>回复或发起消息</w:t>
      </w:r>
      <w:bookmarkEnd w:id="44"/>
    </w:p>
    <w:p w14:paraId="62D83A1C" w14:textId="1C3A3971" w:rsidR="009808ED" w:rsidRPr="009808ED" w:rsidRDefault="009808ED" w:rsidP="009808ED">
      <w:pPr>
        <w:jc w:val="center"/>
      </w:pPr>
      <w:r>
        <w:rPr>
          <w:noProof/>
        </w:rPr>
        <w:drawing>
          <wp:inline distT="0" distB="0" distL="0" distR="0" wp14:anchorId="00BA5270" wp14:editId="06F93083">
            <wp:extent cx="8892540" cy="1039706"/>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2540" cy="1039706"/>
                    </a:xfrm>
                    <a:prstGeom prst="rect">
                      <a:avLst/>
                    </a:prstGeom>
                    <a:noFill/>
                    <a:ln>
                      <a:noFill/>
                    </a:ln>
                  </pic:spPr>
                </pic:pic>
              </a:graphicData>
            </a:graphic>
          </wp:inline>
        </w:drawing>
      </w:r>
    </w:p>
    <w:p w14:paraId="534D9CDF" w14:textId="40A834DE" w:rsidR="007017E7" w:rsidRDefault="00426451" w:rsidP="007017E7">
      <w:pPr>
        <w:pStyle w:val="2"/>
      </w:pPr>
      <w:r>
        <w:rPr>
          <w:rFonts w:hint="eastAsia"/>
        </w:rPr>
        <w:lastRenderedPageBreak/>
        <w:t>向帮派成员发起</w:t>
      </w:r>
      <w:r>
        <w:rPr>
          <w:rFonts w:hint="eastAsia"/>
        </w:rPr>
        <w:t>C2C</w:t>
      </w:r>
      <w:r>
        <w:rPr>
          <w:rFonts w:hint="eastAsia"/>
        </w:rPr>
        <w:t>消息</w:t>
      </w:r>
    </w:p>
    <w:p w14:paraId="3B055117" w14:textId="5D5FB919" w:rsidR="009808ED" w:rsidRPr="009808ED" w:rsidRDefault="00D00B49" w:rsidP="009808ED">
      <w:pPr>
        <w:jc w:val="center"/>
      </w:pPr>
      <w:r>
        <w:rPr>
          <w:noProof/>
        </w:rPr>
        <w:drawing>
          <wp:inline distT="0" distB="0" distL="0" distR="0" wp14:anchorId="36FE670C" wp14:editId="2C764747">
            <wp:extent cx="9320530" cy="3319812"/>
            <wp:effectExtent l="0" t="0" r="127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20530" cy="3319812"/>
                    </a:xfrm>
                    <a:prstGeom prst="rect">
                      <a:avLst/>
                    </a:prstGeom>
                    <a:noFill/>
                    <a:ln>
                      <a:noFill/>
                    </a:ln>
                  </pic:spPr>
                </pic:pic>
              </a:graphicData>
            </a:graphic>
          </wp:inline>
        </w:drawing>
      </w:r>
    </w:p>
    <w:p w14:paraId="638801EF" w14:textId="77777777" w:rsidR="00B915F0" w:rsidRDefault="00B915F0" w:rsidP="00B915F0">
      <w:pPr>
        <w:pStyle w:val="1"/>
        <w:numPr>
          <w:ilvl w:val="0"/>
          <w:numId w:val="1"/>
        </w:numPr>
      </w:pPr>
      <w:bookmarkStart w:id="45" w:name="_Toc203642704"/>
      <w:r>
        <w:rPr>
          <w:rFonts w:hint="eastAsia"/>
        </w:rPr>
        <w:lastRenderedPageBreak/>
        <w:t>UI</w:t>
      </w:r>
      <w:r>
        <w:rPr>
          <w:rFonts w:hint="eastAsia"/>
        </w:rPr>
        <w:t>布局</w:t>
      </w:r>
      <w:bookmarkEnd w:id="45"/>
    </w:p>
    <w:p w14:paraId="2AEC70EE" w14:textId="6E5DC47B" w:rsidR="00307462" w:rsidRPr="00AB0828" w:rsidRDefault="00766520" w:rsidP="00307462">
      <w:pPr>
        <w:pStyle w:val="2"/>
      </w:pPr>
      <w:bookmarkStart w:id="46" w:name="_Toc203642705"/>
      <w:r w:rsidRPr="00766520">
        <w:rPr>
          <w:rFonts w:hint="eastAsia"/>
        </w:rPr>
        <w:t>BNS QQ</w:t>
      </w:r>
      <w:r w:rsidRPr="00766520">
        <w:rPr>
          <w:rFonts w:hint="eastAsia"/>
        </w:rPr>
        <w:t>入口，登录游戏，角色自动绑定</w:t>
      </w:r>
      <w:r w:rsidRPr="00766520">
        <w:rPr>
          <w:rFonts w:hint="eastAsia"/>
        </w:rPr>
        <w:t>QQ</w:t>
      </w:r>
      <w:r w:rsidRPr="00766520">
        <w:rPr>
          <w:rFonts w:hint="eastAsia"/>
        </w:rPr>
        <w:t>帐号，自动登录</w:t>
      </w:r>
      <w:r w:rsidRPr="00766520">
        <w:rPr>
          <w:rFonts w:hint="eastAsia"/>
        </w:rPr>
        <w:t>BNS QQ</w:t>
      </w:r>
      <w:r w:rsidRPr="00766520">
        <w:rPr>
          <w:rFonts w:hint="eastAsia"/>
        </w:rPr>
        <w:t>，所以此按钮默认可用。</w:t>
      </w:r>
      <w:r w:rsidR="00307462">
        <w:rPr>
          <w:noProof/>
        </w:rPr>
        <w:drawing>
          <wp:inline distT="0" distB="0" distL="0" distR="0" wp14:anchorId="4BB52A8F" wp14:editId="002E9076">
            <wp:extent cx="7188200" cy="10795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8200" cy="1079500"/>
                    </a:xfrm>
                    <a:prstGeom prst="rect">
                      <a:avLst/>
                    </a:prstGeom>
                    <a:noFill/>
                    <a:ln>
                      <a:noFill/>
                    </a:ln>
                  </pic:spPr>
                </pic:pic>
              </a:graphicData>
            </a:graphic>
          </wp:inline>
        </w:drawing>
      </w:r>
      <w:bookmarkEnd w:id="46"/>
    </w:p>
    <w:p w14:paraId="7106BF79" w14:textId="77777777" w:rsidR="00307462" w:rsidRPr="00307462" w:rsidRDefault="00307462" w:rsidP="00307462">
      <w:pPr>
        <w:jc w:val="center"/>
      </w:pPr>
    </w:p>
    <w:p w14:paraId="03BDE91D" w14:textId="77777777" w:rsidR="005F3D36" w:rsidRDefault="005F3D36" w:rsidP="005F3D36">
      <w:pPr>
        <w:pStyle w:val="2"/>
      </w:pPr>
      <w:bookmarkStart w:id="47" w:name="_Toc203642706"/>
      <w:r w:rsidRPr="005F3D36">
        <w:rPr>
          <w:rFonts w:hint="eastAsia"/>
        </w:rPr>
        <w:lastRenderedPageBreak/>
        <w:t>BNS QQ</w:t>
      </w:r>
      <w:r w:rsidRPr="005F3D36">
        <w:rPr>
          <w:rFonts w:hint="eastAsia"/>
        </w:rPr>
        <w:t>在游戏界面中的显示位置。</w:t>
      </w:r>
      <w:bookmarkEnd w:id="47"/>
    </w:p>
    <w:p w14:paraId="66FB5062" w14:textId="41C710D9" w:rsidR="008761AA" w:rsidRPr="008761AA" w:rsidRDefault="00960577" w:rsidP="008761AA">
      <w:pPr>
        <w:jc w:val="center"/>
      </w:pPr>
      <w:r>
        <w:rPr>
          <w:noProof/>
        </w:rPr>
        <w:drawing>
          <wp:inline distT="0" distB="0" distL="0" distR="0" wp14:anchorId="72607B0E" wp14:editId="4DBF5FB2">
            <wp:extent cx="8242300" cy="5130800"/>
            <wp:effectExtent l="0" t="0" r="1270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42300" cy="5130800"/>
                    </a:xfrm>
                    <a:prstGeom prst="rect">
                      <a:avLst/>
                    </a:prstGeom>
                    <a:noFill/>
                    <a:ln>
                      <a:noFill/>
                    </a:ln>
                  </pic:spPr>
                </pic:pic>
              </a:graphicData>
            </a:graphic>
          </wp:inline>
        </w:drawing>
      </w:r>
    </w:p>
    <w:p w14:paraId="27A4AE2A" w14:textId="77777777" w:rsidR="00C43477" w:rsidRDefault="00C43477" w:rsidP="00C43477">
      <w:pPr>
        <w:pStyle w:val="2"/>
      </w:pPr>
      <w:bookmarkStart w:id="48" w:name="_Toc203642707"/>
      <w:r w:rsidRPr="00C43477">
        <w:rPr>
          <w:rFonts w:hint="eastAsia"/>
        </w:rPr>
        <w:lastRenderedPageBreak/>
        <w:t>BNS QQ UI</w:t>
      </w:r>
      <w:r w:rsidRPr="00C43477">
        <w:rPr>
          <w:rFonts w:hint="eastAsia"/>
        </w:rPr>
        <w:t>界面</w:t>
      </w:r>
      <w:bookmarkEnd w:id="48"/>
    </w:p>
    <w:p w14:paraId="74CCBED4" w14:textId="03341D62" w:rsidR="007202B1" w:rsidRPr="007202B1" w:rsidRDefault="00B9354A" w:rsidP="00F74562">
      <w:pPr>
        <w:jc w:val="center"/>
      </w:pPr>
      <w:r>
        <w:rPr>
          <w:noProof/>
        </w:rPr>
        <w:drawing>
          <wp:inline distT="0" distB="0" distL="0" distR="0" wp14:anchorId="56D8BBC3" wp14:editId="160B3608">
            <wp:extent cx="8055890" cy="5148580"/>
            <wp:effectExtent l="0" t="0" r="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58206" cy="5150060"/>
                    </a:xfrm>
                    <a:prstGeom prst="rect">
                      <a:avLst/>
                    </a:prstGeom>
                    <a:noFill/>
                    <a:ln>
                      <a:noFill/>
                    </a:ln>
                  </pic:spPr>
                </pic:pic>
              </a:graphicData>
            </a:graphic>
          </wp:inline>
        </w:drawing>
      </w:r>
    </w:p>
    <w:p w14:paraId="1759DF75" w14:textId="77777777" w:rsidR="00C13C8C" w:rsidRDefault="005403A1" w:rsidP="00C13C8C">
      <w:pPr>
        <w:pStyle w:val="30"/>
        <w:numPr>
          <w:ilvl w:val="2"/>
          <w:numId w:val="1"/>
        </w:numPr>
      </w:pPr>
      <w:bookmarkStart w:id="49" w:name="_Toc203642708"/>
      <w:r w:rsidRPr="005403A1">
        <w:rPr>
          <w:rFonts w:hint="eastAsia"/>
        </w:rPr>
        <w:lastRenderedPageBreak/>
        <w:t>BNS QQ</w:t>
      </w:r>
      <w:r w:rsidRPr="005403A1">
        <w:rPr>
          <w:rFonts w:hint="eastAsia"/>
        </w:rPr>
        <w:t>最近联系人列表</w:t>
      </w:r>
      <w:bookmarkEnd w:id="49"/>
    </w:p>
    <w:p w14:paraId="37CA3CE0" w14:textId="06FA54C1" w:rsidR="00BE5451" w:rsidRPr="00BE5451" w:rsidRDefault="00CC57A3" w:rsidP="00BE5451">
      <w:pPr>
        <w:jc w:val="center"/>
      </w:pPr>
      <w:r>
        <w:rPr>
          <w:noProof/>
        </w:rPr>
        <w:drawing>
          <wp:inline distT="0" distB="0" distL="0" distR="0" wp14:anchorId="0B1246B1" wp14:editId="1CCBD180">
            <wp:extent cx="5226536" cy="474218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536" cy="4742180"/>
                    </a:xfrm>
                    <a:prstGeom prst="rect">
                      <a:avLst/>
                    </a:prstGeom>
                    <a:noFill/>
                    <a:ln>
                      <a:noFill/>
                    </a:ln>
                  </pic:spPr>
                </pic:pic>
              </a:graphicData>
            </a:graphic>
          </wp:inline>
        </w:drawing>
      </w:r>
    </w:p>
    <w:p w14:paraId="260B3440" w14:textId="77777777" w:rsidR="00BE24C6" w:rsidRDefault="00BE6E98" w:rsidP="00BE24C6">
      <w:pPr>
        <w:pStyle w:val="4"/>
        <w:numPr>
          <w:ilvl w:val="3"/>
          <w:numId w:val="1"/>
        </w:numPr>
      </w:pPr>
      <w:r w:rsidRPr="00BE6E98">
        <w:rPr>
          <w:rFonts w:hint="eastAsia"/>
        </w:rPr>
        <w:lastRenderedPageBreak/>
        <w:t>最近联系人列表保存的是</w:t>
      </w:r>
      <w:r w:rsidRPr="00BE6E98">
        <w:rPr>
          <w:rFonts w:hint="eastAsia"/>
        </w:rPr>
        <w:t>QQ</w:t>
      </w:r>
      <w:r w:rsidRPr="00BE6E98">
        <w:rPr>
          <w:rFonts w:hint="eastAsia"/>
        </w:rPr>
        <w:t>用户，这些用户包括</w:t>
      </w:r>
      <w:r w:rsidR="00C13C8C" w:rsidRPr="00407E71">
        <w:rPr>
          <w:rFonts w:hint="eastAsia"/>
        </w:rPr>
        <w:t>。</w:t>
      </w:r>
    </w:p>
    <w:p w14:paraId="0C4C4207" w14:textId="2B2725C4" w:rsidR="00BE5451" w:rsidRDefault="00BE5451" w:rsidP="00BE5451">
      <w:pPr>
        <w:pStyle w:val="a5"/>
        <w:numPr>
          <w:ilvl w:val="4"/>
          <w:numId w:val="1"/>
        </w:numPr>
        <w:ind w:firstLineChars="0"/>
      </w:pPr>
      <w:r>
        <w:rPr>
          <w:rFonts w:hint="eastAsia"/>
        </w:rPr>
        <w:t>第一次从</w:t>
      </w:r>
      <w:r>
        <w:t>PC QQ</w:t>
      </w:r>
      <w:r>
        <w:rPr>
          <w:rFonts w:hint="eastAsia"/>
        </w:rPr>
        <w:t>向游戏内用户发起会话的</w:t>
      </w:r>
      <w:r>
        <w:t>QQ</w:t>
      </w:r>
      <w:r>
        <w:rPr>
          <w:rFonts w:hint="eastAsia"/>
        </w:rPr>
        <w:t>用户，这些用户包括</w:t>
      </w:r>
      <w:r>
        <w:t>QQ</w:t>
      </w:r>
      <w:r>
        <w:rPr>
          <w:rFonts w:hint="eastAsia"/>
        </w:rPr>
        <w:t>好友或非</w:t>
      </w:r>
      <w:r>
        <w:t>QQ</w:t>
      </w:r>
      <w:r>
        <w:rPr>
          <w:rFonts w:hint="eastAsia"/>
        </w:rPr>
        <w:t>好友。</w:t>
      </w:r>
    </w:p>
    <w:p w14:paraId="648DCBB3" w14:textId="17E08721" w:rsidR="00BE5451" w:rsidRDefault="00BE5451" w:rsidP="00BE5451">
      <w:pPr>
        <w:pStyle w:val="a5"/>
        <w:numPr>
          <w:ilvl w:val="4"/>
          <w:numId w:val="1"/>
        </w:numPr>
        <w:ind w:firstLineChars="0"/>
      </w:pPr>
      <w:r>
        <w:rPr>
          <w:rFonts w:hint="eastAsia"/>
        </w:rPr>
        <w:t>在</w:t>
      </w:r>
      <w:r>
        <w:t xml:space="preserve">BNS </w:t>
      </w:r>
      <w:r>
        <w:rPr>
          <w:rFonts w:hint="eastAsia"/>
        </w:rPr>
        <w:t>帮派发起过</w:t>
      </w:r>
      <w:r>
        <w:t>C2C</w:t>
      </w:r>
      <w:r>
        <w:rPr>
          <w:rFonts w:hint="eastAsia"/>
        </w:rPr>
        <w:t>消息的</w:t>
      </w:r>
      <w:r>
        <w:t>QQ</w:t>
      </w:r>
      <w:r>
        <w:rPr>
          <w:rFonts w:hint="eastAsia"/>
        </w:rPr>
        <w:t>用户。</w:t>
      </w:r>
    </w:p>
    <w:p w14:paraId="774C6071" w14:textId="1BACB5F0" w:rsidR="00BE5451" w:rsidRPr="00BE5451" w:rsidRDefault="00BE5451" w:rsidP="00BE5451">
      <w:pPr>
        <w:pStyle w:val="a5"/>
        <w:numPr>
          <w:ilvl w:val="4"/>
          <w:numId w:val="1"/>
        </w:numPr>
        <w:ind w:firstLineChars="0"/>
      </w:pPr>
      <w:r>
        <w:rPr>
          <w:rFonts w:hint="eastAsia"/>
        </w:rPr>
        <w:t>向不在线游戏好友发起消息，转到</w:t>
      </w:r>
      <w:r>
        <w:t>PCQQ</w:t>
      </w:r>
      <w:r>
        <w:rPr>
          <w:rFonts w:hint="eastAsia"/>
        </w:rPr>
        <w:t>上。</w:t>
      </w:r>
    </w:p>
    <w:p w14:paraId="77B6BB51" w14:textId="77777777" w:rsidR="002716CC" w:rsidRDefault="00BE24C6" w:rsidP="002716CC">
      <w:pPr>
        <w:pStyle w:val="4"/>
        <w:numPr>
          <w:ilvl w:val="3"/>
          <w:numId w:val="1"/>
        </w:numPr>
      </w:pPr>
      <w:r w:rsidRPr="00BE24C6">
        <w:rPr>
          <w:rFonts w:hint="eastAsia"/>
        </w:rPr>
        <w:t>QQ</w:t>
      </w:r>
      <w:r w:rsidRPr="00BE24C6">
        <w:rPr>
          <w:rFonts w:hint="eastAsia"/>
        </w:rPr>
        <w:t>头像</w:t>
      </w:r>
    </w:p>
    <w:p w14:paraId="460F0E64" w14:textId="4BCC6D76" w:rsidR="001A123B" w:rsidRDefault="001A123B" w:rsidP="00A8194C">
      <w:pPr>
        <w:pStyle w:val="a5"/>
        <w:numPr>
          <w:ilvl w:val="4"/>
          <w:numId w:val="1"/>
        </w:numPr>
        <w:ind w:firstLineChars="0"/>
      </w:pPr>
      <w:r>
        <w:rPr>
          <w:rFonts w:hint="eastAsia"/>
        </w:rPr>
        <w:t>一期只显示默认头像，二期可能提供</w:t>
      </w:r>
      <w:r>
        <w:t xml:space="preserve">QQ </w:t>
      </w:r>
      <w:r>
        <w:rPr>
          <w:rFonts w:hint="eastAsia"/>
        </w:rPr>
        <w:t>富媒体头像图片，通过调用即通客户端接口，显示好友自定义头像</w:t>
      </w:r>
    </w:p>
    <w:p w14:paraId="4AA7E56C" w14:textId="7C902753" w:rsidR="001A123B" w:rsidRDefault="001A123B" w:rsidP="00A8194C">
      <w:pPr>
        <w:pStyle w:val="a5"/>
        <w:numPr>
          <w:ilvl w:val="4"/>
          <w:numId w:val="1"/>
        </w:numPr>
        <w:ind w:firstLineChars="0"/>
      </w:pPr>
      <w:r>
        <w:rPr>
          <w:rFonts w:hint="eastAsia"/>
        </w:rPr>
        <w:t>彩色头像表示</w:t>
      </w:r>
      <w:r>
        <w:t>PC QQ</w:t>
      </w:r>
      <w:r>
        <w:rPr>
          <w:rFonts w:hint="eastAsia"/>
        </w:rPr>
        <w:t>在线或</w:t>
      </w:r>
      <w:r>
        <w:t xml:space="preserve"> BNS QQ</w:t>
      </w:r>
      <w:r>
        <w:rPr>
          <w:rFonts w:hint="eastAsia"/>
        </w:rPr>
        <w:t>在线。</w:t>
      </w:r>
    </w:p>
    <w:p w14:paraId="1F2860E6" w14:textId="414184BA" w:rsidR="001A123B" w:rsidRPr="001A123B" w:rsidRDefault="001A123B" w:rsidP="00A8194C">
      <w:pPr>
        <w:pStyle w:val="a5"/>
        <w:numPr>
          <w:ilvl w:val="4"/>
          <w:numId w:val="1"/>
        </w:numPr>
        <w:ind w:firstLineChars="0"/>
      </w:pPr>
      <w:r>
        <w:rPr>
          <w:rFonts w:hint="eastAsia"/>
        </w:rPr>
        <w:t>灰色头像表示</w:t>
      </w:r>
      <w:r>
        <w:t>PC QQ</w:t>
      </w:r>
      <w:r>
        <w:rPr>
          <w:rFonts w:hint="eastAsia"/>
        </w:rPr>
        <w:t>不在线或隐身，并且</w:t>
      </w:r>
      <w:r>
        <w:t>BNS QQ</w:t>
      </w:r>
      <w:r>
        <w:rPr>
          <w:rFonts w:hint="eastAsia"/>
        </w:rPr>
        <w:t>不在线。</w:t>
      </w:r>
    </w:p>
    <w:p w14:paraId="1422CAC9" w14:textId="77777777" w:rsidR="0028791A" w:rsidRDefault="002716CC" w:rsidP="0028791A">
      <w:pPr>
        <w:pStyle w:val="4"/>
        <w:numPr>
          <w:ilvl w:val="3"/>
          <w:numId w:val="1"/>
        </w:numPr>
      </w:pPr>
      <w:r w:rsidRPr="002716CC">
        <w:rPr>
          <w:rFonts w:hint="eastAsia"/>
        </w:rPr>
        <w:t>QQ</w:t>
      </w:r>
      <w:r w:rsidRPr="002716CC">
        <w:rPr>
          <w:rFonts w:hint="eastAsia"/>
        </w:rPr>
        <w:t>昵称</w:t>
      </w:r>
    </w:p>
    <w:p w14:paraId="7DC35E93" w14:textId="098DAADE" w:rsidR="00EA5538" w:rsidRDefault="00EA5538" w:rsidP="00EA5538">
      <w:pPr>
        <w:pStyle w:val="a5"/>
        <w:numPr>
          <w:ilvl w:val="4"/>
          <w:numId w:val="1"/>
        </w:numPr>
        <w:ind w:firstLineChars="0"/>
      </w:pPr>
      <w:r>
        <w:rPr>
          <w:rFonts w:hint="eastAsia"/>
        </w:rPr>
        <w:t>昵称长度为</w:t>
      </w:r>
      <w:r>
        <w:t>12</w:t>
      </w:r>
      <w:r>
        <w:rPr>
          <w:rFonts w:hint="eastAsia"/>
        </w:rPr>
        <w:t>个汉字（</w:t>
      </w:r>
      <w:r>
        <w:t>24</w:t>
      </w:r>
      <w:r>
        <w:rPr>
          <w:rFonts w:hint="eastAsia"/>
        </w:rPr>
        <w:t>个字符）。在</w:t>
      </w:r>
      <w:r>
        <w:t>BNS QQ</w:t>
      </w:r>
      <w:r>
        <w:rPr>
          <w:rFonts w:hint="eastAsia"/>
        </w:rPr>
        <w:t>中不显示</w:t>
      </w:r>
      <w:r>
        <w:t>QQ</w:t>
      </w:r>
      <w:r>
        <w:rPr>
          <w:rFonts w:hint="eastAsia"/>
        </w:rPr>
        <w:t>账号。</w:t>
      </w:r>
    </w:p>
    <w:p w14:paraId="68CB03FC" w14:textId="1AE0AB37" w:rsidR="00EA5538" w:rsidRDefault="00EA5538" w:rsidP="00EA5538">
      <w:pPr>
        <w:pStyle w:val="a5"/>
        <w:numPr>
          <w:ilvl w:val="4"/>
          <w:numId w:val="1"/>
        </w:numPr>
        <w:ind w:firstLineChars="0"/>
      </w:pPr>
      <w:r>
        <w:rPr>
          <w:rFonts w:hint="eastAsia"/>
        </w:rPr>
        <w:t>每次登录</w:t>
      </w:r>
      <w:r>
        <w:t>BNS QQ</w:t>
      </w:r>
      <w:r>
        <w:rPr>
          <w:rFonts w:hint="eastAsia"/>
        </w:rPr>
        <w:t>需要检查所有在最近联系人列表的</w:t>
      </w:r>
      <w:r>
        <w:t>QQ</w:t>
      </w:r>
      <w:r>
        <w:rPr>
          <w:rFonts w:hint="eastAsia"/>
        </w:rPr>
        <w:t>昵称是否有更新。</w:t>
      </w:r>
    </w:p>
    <w:p w14:paraId="7415FDA8" w14:textId="3B14636B" w:rsidR="00F245ED" w:rsidRPr="00EA5538" w:rsidRDefault="00F245ED" w:rsidP="00F245ED">
      <w:pPr>
        <w:jc w:val="center"/>
      </w:pPr>
      <w:r>
        <w:rPr>
          <w:rFonts w:ascii="Hiragino Sans GB W3" w:eastAsia="Hiragino Sans GB W3" w:hAnsi="Hiragino Sans GB W3"/>
          <w:noProof/>
        </w:rPr>
        <w:drawing>
          <wp:inline distT="0" distB="0" distL="0" distR="0" wp14:anchorId="1836CBED" wp14:editId="093A0497">
            <wp:extent cx="3263900" cy="533400"/>
            <wp:effectExtent l="25400" t="25400" r="38100" b="254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3900" cy="533400"/>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10A14E73" w14:textId="77777777" w:rsidR="00A403D8" w:rsidRDefault="0028791A" w:rsidP="00A403D8">
      <w:pPr>
        <w:pStyle w:val="4"/>
        <w:numPr>
          <w:ilvl w:val="3"/>
          <w:numId w:val="1"/>
        </w:numPr>
      </w:pPr>
      <w:r w:rsidRPr="0028791A">
        <w:rPr>
          <w:rFonts w:hint="eastAsia"/>
        </w:rPr>
        <w:t xml:space="preserve">QQ </w:t>
      </w:r>
      <w:r w:rsidRPr="0028791A">
        <w:rPr>
          <w:rFonts w:hint="eastAsia"/>
        </w:rPr>
        <w:t>签名</w:t>
      </w:r>
    </w:p>
    <w:p w14:paraId="020997DA" w14:textId="48FB04E5" w:rsidR="00B5515A" w:rsidRDefault="00B5515A" w:rsidP="00B5515A">
      <w:pPr>
        <w:pStyle w:val="a5"/>
        <w:numPr>
          <w:ilvl w:val="4"/>
          <w:numId w:val="1"/>
        </w:numPr>
        <w:ind w:firstLineChars="0"/>
      </w:pPr>
      <w:r>
        <w:rPr>
          <w:rFonts w:hint="eastAsia"/>
        </w:rPr>
        <w:t>只读取</w:t>
      </w:r>
      <w:r>
        <w:t>QQ</w:t>
      </w:r>
      <w:r>
        <w:rPr>
          <w:rFonts w:hint="eastAsia"/>
        </w:rPr>
        <w:t>好友的签名。</w:t>
      </w:r>
      <w:r w:rsidR="005A07B4">
        <w:rPr>
          <w:rFonts w:hint="eastAsia"/>
        </w:rPr>
        <w:t>非</w:t>
      </w:r>
      <w:r w:rsidR="005A07B4">
        <w:rPr>
          <w:rFonts w:hint="eastAsia"/>
        </w:rPr>
        <w:t>QQ</w:t>
      </w:r>
      <w:r w:rsidR="005A07B4">
        <w:rPr>
          <w:rFonts w:hint="eastAsia"/>
        </w:rPr>
        <w:t>好友不读取签名</w:t>
      </w:r>
      <w:r w:rsidR="00AA30AE">
        <w:rPr>
          <w:rFonts w:hint="eastAsia"/>
        </w:rPr>
        <w:t>。</w:t>
      </w:r>
    </w:p>
    <w:p w14:paraId="4940FA5A" w14:textId="1ED3FFC2" w:rsidR="00B5515A" w:rsidRDefault="00B5515A" w:rsidP="00B5515A">
      <w:pPr>
        <w:pStyle w:val="a5"/>
        <w:numPr>
          <w:ilvl w:val="4"/>
          <w:numId w:val="1"/>
        </w:numPr>
        <w:ind w:firstLineChars="0"/>
      </w:pPr>
      <w:r>
        <w:rPr>
          <w:rFonts w:hint="eastAsia"/>
        </w:rPr>
        <w:lastRenderedPageBreak/>
        <w:t>好友签名，长度为</w:t>
      </w:r>
      <w:r>
        <w:t>50</w:t>
      </w:r>
      <w:r>
        <w:rPr>
          <w:rFonts w:hint="eastAsia"/>
        </w:rPr>
        <w:t>个汉字，在</w:t>
      </w:r>
      <w:r>
        <w:t>BNS QQ</w:t>
      </w:r>
      <w:r>
        <w:rPr>
          <w:rFonts w:hint="eastAsia"/>
        </w:rPr>
        <w:t>中，根据昵称的最大长度显示签名，超过部分以省略号显示，鼠标</w:t>
      </w:r>
      <w:r>
        <w:t>tips</w:t>
      </w:r>
      <w:r>
        <w:rPr>
          <w:rFonts w:hint="eastAsia"/>
        </w:rPr>
        <w:t>显示全部签名</w:t>
      </w:r>
      <w:r w:rsidR="00E74FE2">
        <w:rPr>
          <w:rFonts w:hint="eastAsia"/>
        </w:rPr>
        <w:t>。</w:t>
      </w:r>
    </w:p>
    <w:p w14:paraId="13DDB0FB" w14:textId="5274B3FA" w:rsidR="00E74FE2" w:rsidRPr="00B5515A" w:rsidRDefault="00E74FE2" w:rsidP="00E74FE2">
      <w:pPr>
        <w:jc w:val="center"/>
      </w:pPr>
      <w:r>
        <w:rPr>
          <w:rFonts w:ascii="Hiragino Sans GB W3" w:eastAsia="Hiragino Sans GB W3" w:hAnsi="Hiragino Sans GB W3"/>
          <w:noProof/>
        </w:rPr>
        <w:drawing>
          <wp:inline distT="0" distB="0" distL="0" distR="0" wp14:anchorId="622956F2" wp14:editId="66F97155">
            <wp:extent cx="4826000" cy="1206500"/>
            <wp:effectExtent l="25400" t="25400" r="25400" b="381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6000" cy="1206500"/>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25EEE854" w14:textId="7439920C" w:rsidR="00D04356" w:rsidRDefault="00A403D8" w:rsidP="00D04356">
      <w:pPr>
        <w:pStyle w:val="4"/>
        <w:numPr>
          <w:ilvl w:val="3"/>
          <w:numId w:val="1"/>
        </w:numPr>
      </w:pPr>
      <w:r w:rsidRPr="00A403D8">
        <w:rPr>
          <w:rFonts w:hint="eastAsia"/>
        </w:rPr>
        <w:t>新消息提醒</w:t>
      </w:r>
    </w:p>
    <w:p w14:paraId="4D025C99" w14:textId="3E9FE655" w:rsidR="00D04356" w:rsidRDefault="00D04356" w:rsidP="00D04356">
      <w:pPr>
        <w:pStyle w:val="a5"/>
        <w:numPr>
          <w:ilvl w:val="4"/>
          <w:numId w:val="1"/>
        </w:numPr>
        <w:ind w:firstLineChars="0"/>
      </w:pPr>
      <w:r>
        <w:rPr>
          <w:rFonts w:hint="eastAsia"/>
        </w:rPr>
        <w:t>新消息条数显示在头像右上角。</w:t>
      </w:r>
    </w:p>
    <w:p w14:paraId="6EA747F3" w14:textId="175430C9" w:rsidR="00D04356" w:rsidRDefault="00D04356" w:rsidP="00D04356">
      <w:pPr>
        <w:pStyle w:val="a5"/>
        <w:numPr>
          <w:ilvl w:val="4"/>
          <w:numId w:val="1"/>
        </w:numPr>
        <w:ind w:firstLineChars="0"/>
      </w:pPr>
      <w:r>
        <w:rPr>
          <w:rFonts w:hint="eastAsia"/>
        </w:rPr>
        <w:t>新消息类型包括未看的离线消息与临时会话。</w:t>
      </w:r>
    </w:p>
    <w:p w14:paraId="22802479" w14:textId="13E043B2" w:rsidR="00D04356" w:rsidRDefault="00D04356" w:rsidP="00D04356">
      <w:pPr>
        <w:pStyle w:val="a5"/>
        <w:numPr>
          <w:ilvl w:val="4"/>
          <w:numId w:val="1"/>
        </w:numPr>
        <w:ind w:firstLineChars="0"/>
      </w:pPr>
      <w:r>
        <w:rPr>
          <w:rFonts w:hint="eastAsia"/>
        </w:rPr>
        <w:t>当用户选中某个最近联系人时，消息提示清</w:t>
      </w:r>
      <w:r>
        <w:t>0</w:t>
      </w:r>
      <w:r>
        <w:rPr>
          <w:rFonts w:hint="eastAsia"/>
        </w:rPr>
        <w:t>，新消息条数将从下次未选中该用户开始计算。</w:t>
      </w:r>
    </w:p>
    <w:p w14:paraId="5FA4D5E3" w14:textId="1D91D1BE" w:rsidR="00D04356" w:rsidRDefault="00D04356" w:rsidP="00D04356">
      <w:pPr>
        <w:pStyle w:val="a5"/>
        <w:numPr>
          <w:ilvl w:val="4"/>
          <w:numId w:val="1"/>
        </w:numPr>
        <w:ind w:firstLineChars="0"/>
      </w:pPr>
      <w:r>
        <w:rPr>
          <w:rFonts w:hint="eastAsia"/>
        </w:rPr>
        <w:t>不论用户在游戏聊天面板里是否已经浏览过或回复过某个最近联系人消息，只要在</w:t>
      </w:r>
      <w:r>
        <w:t>BNS QQ</w:t>
      </w:r>
      <w:r>
        <w:rPr>
          <w:rFonts w:hint="eastAsia"/>
        </w:rPr>
        <w:t>中，这个最近联系人未被选中，在其头像上都显示新消息提示。</w:t>
      </w:r>
    </w:p>
    <w:p w14:paraId="1A1BF8D5" w14:textId="5365CE80" w:rsidR="001D1E17" w:rsidRPr="00D04356" w:rsidRDefault="00257D50" w:rsidP="001D1E17">
      <w:pPr>
        <w:jc w:val="center"/>
      </w:pPr>
      <w:r>
        <w:rPr>
          <w:noProof/>
        </w:rPr>
        <w:drawing>
          <wp:inline distT="0" distB="0" distL="0" distR="0" wp14:anchorId="280F0499" wp14:editId="7D80DB30">
            <wp:extent cx="6972300" cy="1168400"/>
            <wp:effectExtent l="0" t="0" r="1270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2300" cy="1168400"/>
                    </a:xfrm>
                    <a:prstGeom prst="rect">
                      <a:avLst/>
                    </a:prstGeom>
                    <a:noFill/>
                    <a:ln>
                      <a:noFill/>
                    </a:ln>
                  </pic:spPr>
                </pic:pic>
              </a:graphicData>
            </a:graphic>
          </wp:inline>
        </w:drawing>
      </w:r>
    </w:p>
    <w:p w14:paraId="6DE7686B" w14:textId="77777777" w:rsidR="00AA1297" w:rsidRDefault="00902E7E" w:rsidP="00AA1297">
      <w:pPr>
        <w:pStyle w:val="4"/>
        <w:numPr>
          <w:ilvl w:val="3"/>
          <w:numId w:val="1"/>
        </w:numPr>
      </w:pPr>
      <w:r w:rsidRPr="00902E7E">
        <w:rPr>
          <w:rFonts w:hint="eastAsia"/>
        </w:rPr>
        <w:lastRenderedPageBreak/>
        <w:t>最近联系人列表高度</w:t>
      </w:r>
    </w:p>
    <w:p w14:paraId="69D87F4E" w14:textId="7E2823D6" w:rsidR="008247B8" w:rsidRDefault="008247B8" w:rsidP="008247B8">
      <w:pPr>
        <w:pStyle w:val="a5"/>
        <w:numPr>
          <w:ilvl w:val="4"/>
          <w:numId w:val="1"/>
        </w:numPr>
        <w:ind w:firstLineChars="0"/>
      </w:pPr>
      <w:r>
        <w:rPr>
          <w:rFonts w:hint="eastAsia"/>
        </w:rPr>
        <w:t>最近联系人列表一期为</w:t>
      </w:r>
      <w:r>
        <w:t>100</w:t>
      </w:r>
      <w:r>
        <w:rPr>
          <w:rFonts w:hint="eastAsia"/>
        </w:rPr>
        <w:t>个用户。</w:t>
      </w:r>
    </w:p>
    <w:p w14:paraId="3D4C675F" w14:textId="64F3C353" w:rsidR="008247B8" w:rsidRPr="008247B8" w:rsidRDefault="008247B8" w:rsidP="008247B8">
      <w:pPr>
        <w:pStyle w:val="a5"/>
        <w:numPr>
          <w:ilvl w:val="4"/>
          <w:numId w:val="1"/>
        </w:numPr>
        <w:ind w:firstLineChars="0"/>
      </w:pPr>
      <w:r>
        <w:rPr>
          <w:rFonts w:hint="eastAsia"/>
        </w:rPr>
        <w:t>最近联系人列表个数超过</w:t>
      </w:r>
      <w:r>
        <w:t>UI</w:t>
      </w:r>
      <w:r>
        <w:rPr>
          <w:rFonts w:hint="eastAsia"/>
        </w:rPr>
        <w:t>高度时，出现垂直滚动条。</w:t>
      </w:r>
    </w:p>
    <w:p w14:paraId="4DD3D470" w14:textId="619DCF59" w:rsidR="00C13C8C" w:rsidRDefault="00AA1297" w:rsidP="00AA1297">
      <w:pPr>
        <w:pStyle w:val="4"/>
        <w:numPr>
          <w:ilvl w:val="3"/>
          <w:numId w:val="1"/>
        </w:numPr>
      </w:pPr>
      <w:r w:rsidRPr="00AA1297">
        <w:rPr>
          <w:rFonts w:hint="eastAsia"/>
        </w:rPr>
        <w:t>最近联系人列表排序</w:t>
      </w:r>
    </w:p>
    <w:p w14:paraId="2AD9A74A" w14:textId="76992748" w:rsidR="000F678C" w:rsidRPr="000F678C" w:rsidRDefault="000F678C" w:rsidP="000F678C">
      <w:pPr>
        <w:pStyle w:val="a5"/>
        <w:numPr>
          <w:ilvl w:val="4"/>
          <w:numId w:val="1"/>
        </w:numPr>
        <w:ind w:firstLineChars="0"/>
      </w:pPr>
      <w:r w:rsidRPr="000F678C">
        <w:rPr>
          <w:rFonts w:hint="eastAsia"/>
        </w:rPr>
        <w:t>按照最后一条消息的时间，从新到旧排序。</w:t>
      </w:r>
    </w:p>
    <w:p w14:paraId="73818BDE" w14:textId="77777777" w:rsidR="0016325D" w:rsidRDefault="0016325D" w:rsidP="0016325D">
      <w:pPr>
        <w:pStyle w:val="30"/>
        <w:numPr>
          <w:ilvl w:val="2"/>
          <w:numId w:val="1"/>
        </w:numPr>
      </w:pPr>
      <w:bookmarkStart w:id="50" w:name="_Toc203642709"/>
      <w:r w:rsidRPr="0016325D">
        <w:rPr>
          <w:rFonts w:hint="eastAsia"/>
        </w:rPr>
        <w:lastRenderedPageBreak/>
        <w:t>BNS QQ</w:t>
      </w:r>
      <w:r w:rsidRPr="0016325D">
        <w:rPr>
          <w:rFonts w:hint="eastAsia"/>
        </w:rPr>
        <w:t>会话面板。</w:t>
      </w:r>
      <w:bookmarkEnd w:id="50"/>
    </w:p>
    <w:p w14:paraId="170F15F4" w14:textId="6787DA07" w:rsidR="00A11C9E" w:rsidRPr="00A11C9E" w:rsidRDefault="0065347A" w:rsidP="00A11C9E">
      <w:pPr>
        <w:jc w:val="center"/>
      </w:pPr>
      <w:r>
        <w:rPr>
          <w:noProof/>
        </w:rPr>
        <w:drawing>
          <wp:inline distT="0" distB="0" distL="0" distR="0" wp14:anchorId="24979AC0" wp14:editId="43607C28">
            <wp:extent cx="6819900" cy="4889500"/>
            <wp:effectExtent l="0" t="0" r="1270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9900" cy="4889500"/>
                    </a:xfrm>
                    <a:prstGeom prst="rect">
                      <a:avLst/>
                    </a:prstGeom>
                    <a:noFill/>
                    <a:ln>
                      <a:noFill/>
                    </a:ln>
                  </pic:spPr>
                </pic:pic>
              </a:graphicData>
            </a:graphic>
          </wp:inline>
        </w:drawing>
      </w:r>
    </w:p>
    <w:p w14:paraId="19888DD1" w14:textId="77777777" w:rsidR="00153333" w:rsidRDefault="00BD1066" w:rsidP="00153333">
      <w:pPr>
        <w:pStyle w:val="4"/>
        <w:numPr>
          <w:ilvl w:val="3"/>
          <w:numId w:val="1"/>
        </w:numPr>
      </w:pPr>
      <w:r w:rsidRPr="00BD1066">
        <w:rPr>
          <w:rFonts w:hint="eastAsia"/>
        </w:rPr>
        <w:lastRenderedPageBreak/>
        <w:t>在最近联系人列表中选中某个用户后，会话面板切换为该用户会话面板。</w:t>
      </w:r>
    </w:p>
    <w:p w14:paraId="23E43C50" w14:textId="77777777" w:rsidR="00EE49D7" w:rsidRDefault="00153333" w:rsidP="00EE49D7">
      <w:pPr>
        <w:pStyle w:val="4"/>
        <w:numPr>
          <w:ilvl w:val="3"/>
          <w:numId w:val="1"/>
        </w:numPr>
      </w:pPr>
      <w:r w:rsidRPr="00153333">
        <w:rPr>
          <w:rFonts w:hint="eastAsia"/>
        </w:rPr>
        <w:t>会话面板排序</w:t>
      </w:r>
      <w:r w:rsidR="00EE49D7">
        <w:rPr>
          <w:rFonts w:hint="eastAsia"/>
        </w:rPr>
        <w:t>。</w:t>
      </w:r>
    </w:p>
    <w:p w14:paraId="408A6B77" w14:textId="79565DFF" w:rsidR="00245BD5" w:rsidRDefault="00245BD5" w:rsidP="00245BD5">
      <w:pPr>
        <w:pStyle w:val="a5"/>
        <w:numPr>
          <w:ilvl w:val="4"/>
          <w:numId w:val="1"/>
        </w:numPr>
        <w:ind w:firstLineChars="0"/>
      </w:pPr>
      <w:r>
        <w:rPr>
          <w:rFonts w:hint="eastAsia"/>
        </w:rPr>
        <w:t>选中没有新消息的用户，会话面板为空。</w:t>
      </w:r>
    </w:p>
    <w:p w14:paraId="19497B91" w14:textId="01610B02" w:rsidR="00245BD5" w:rsidRDefault="00245BD5" w:rsidP="00245BD5">
      <w:pPr>
        <w:pStyle w:val="a5"/>
        <w:numPr>
          <w:ilvl w:val="4"/>
          <w:numId w:val="1"/>
        </w:numPr>
        <w:ind w:firstLineChars="0"/>
      </w:pPr>
      <w:r>
        <w:rPr>
          <w:rFonts w:hint="eastAsia"/>
        </w:rPr>
        <w:t>选中有新消息提醒的用户，消息从旧到新排序，最新信息在最后面。</w:t>
      </w:r>
    </w:p>
    <w:p w14:paraId="05033E92" w14:textId="02EFF983" w:rsidR="00245BD5" w:rsidRDefault="00245BD5" w:rsidP="00245BD5">
      <w:pPr>
        <w:pStyle w:val="a5"/>
        <w:numPr>
          <w:ilvl w:val="4"/>
          <w:numId w:val="1"/>
        </w:numPr>
        <w:ind w:firstLineChars="0"/>
      </w:pPr>
      <w:r>
        <w:rPr>
          <w:rFonts w:hint="eastAsia"/>
        </w:rPr>
        <w:t>当新消息条数高度超过会话面板高度，垂直滚动条移动到最下面，显示最新一条消息。</w:t>
      </w:r>
    </w:p>
    <w:p w14:paraId="0C94A18D" w14:textId="1CFEE4ED" w:rsidR="00E22992" w:rsidRPr="00245BD5" w:rsidRDefault="00956583" w:rsidP="00E22992">
      <w:pPr>
        <w:jc w:val="center"/>
      </w:pPr>
      <w:r>
        <w:rPr>
          <w:noProof/>
        </w:rPr>
        <w:lastRenderedPageBreak/>
        <w:drawing>
          <wp:inline distT="0" distB="0" distL="0" distR="0" wp14:anchorId="5A85F8F3" wp14:editId="5C4D4FE5">
            <wp:extent cx="6756400" cy="48641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6400" cy="4864100"/>
                    </a:xfrm>
                    <a:prstGeom prst="rect">
                      <a:avLst/>
                    </a:prstGeom>
                    <a:noFill/>
                    <a:ln>
                      <a:noFill/>
                    </a:ln>
                  </pic:spPr>
                </pic:pic>
              </a:graphicData>
            </a:graphic>
          </wp:inline>
        </w:drawing>
      </w:r>
    </w:p>
    <w:p w14:paraId="05BDD785" w14:textId="4E9E05AC" w:rsidR="004773C2" w:rsidRDefault="00EE49D7" w:rsidP="004773C2">
      <w:pPr>
        <w:pStyle w:val="4"/>
        <w:numPr>
          <w:ilvl w:val="3"/>
          <w:numId w:val="1"/>
        </w:numPr>
      </w:pPr>
      <w:r w:rsidRPr="00EE49D7">
        <w:rPr>
          <w:rFonts w:hint="eastAsia"/>
        </w:rPr>
        <w:t>消息气泡</w:t>
      </w:r>
      <w:r w:rsidR="00AC0115">
        <w:rPr>
          <w:rFonts w:hint="eastAsia"/>
        </w:rPr>
        <w:t>。</w:t>
      </w:r>
    </w:p>
    <w:p w14:paraId="5D1AE020" w14:textId="2F39E21F" w:rsidR="004773C2" w:rsidRDefault="004773C2" w:rsidP="004773C2">
      <w:pPr>
        <w:pStyle w:val="a5"/>
        <w:numPr>
          <w:ilvl w:val="4"/>
          <w:numId w:val="1"/>
        </w:numPr>
        <w:ind w:firstLineChars="0"/>
      </w:pPr>
      <w:r>
        <w:rPr>
          <w:rFonts w:hint="eastAsia"/>
        </w:rPr>
        <w:t>每条消息一个消息气泡。</w:t>
      </w:r>
    </w:p>
    <w:p w14:paraId="6B151665" w14:textId="5AA48086" w:rsidR="004773C2" w:rsidRDefault="004773C2" w:rsidP="004773C2">
      <w:pPr>
        <w:pStyle w:val="a5"/>
        <w:numPr>
          <w:ilvl w:val="4"/>
          <w:numId w:val="1"/>
        </w:numPr>
        <w:ind w:firstLineChars="0"/>
      </w:pPr>
      <w:r>
        <w:rPr>
          <w:rFonts w:hint="eastAsia"/>
        </w:rPr>
        <w:lastRenderedPageBreak/>
        <w:t>消息气泡内文字向左对齐，自动折行。</w:t>
      </w:r>
    </w:p>
    <w:p w14:paraId="23091AAD" w14:textId="73E37688" w:rsidR="004773C2" w:rsidRDefault="004773C2" w:rsidP="004773C2">
      <w:pPr>
        <w:pStyle w:val="a5"/>
        <w:numPr>
          <w:ilvl w:val="4"/>
          <w:numId w:val="1"/>
        </w:numPr>
        <w:ind w:firstLineChars="0"/>
      </w:pPr>
      <w:r>
        <w:rPr>
          <w:rFonts w:hint="eastAsia"/>
        </w:rPr>
        <w:t>消息气泡高度自适应文字高度。</w:t>
      </w:r>
    </w:p>
    <w:p w14:paraId="1F4C65A3" w14:textId="78474826" w:rsidR="004773C2" w:rsidRDefault="004773C2" w:rsidP="004773C2">
      <w:pPr>
        <w:pStyle w:val="a5"/>
        <w:numPr>
          <w:ilvl w:val="4"/>
          <w:numId w:val="1"/>
        </w:numPr>
        <w:ind w:firstLineChars="0"/>
      </w:pPr>
      <w:r>
        <w:rPr>
          <w:rFonts w:hint="eastAsia"/>
        </w:rPr>
        <w:t>对方的消息气泡靠右，本人消息气泡靠左。</w:t>
      </w:r>
    </w:p>
    <w:p w14:paraId="4C3E1097" w14:textId="07DFA3AC" w:rsidR="00EC2C95" w:rsidRPr="004773C2" w:rsidRDefault="00EC2C95" w:rsidP="00EC2C95">
      <w:pPr>
        <w:jc w:val="center"/>
      </w:pPr>
      <w:r>
        <w:rPr>
          <w:rFonts w:ascii="Hiragino Sans GB W3" w:eastAsia="Hiragino Sans GB W3" w:hAnsi="Hiragino Sans GB W3"/>
          <w:noProof/>
        </w:rPr>
        <w:drawing>
          <wp:inline distT="0" distB="0" distL="0" distR="0" wp14:anchorId="2996BFB9" wp14:editId="1745E591">
            <wp:extent cx="8559800" cy="1892300"/>
            <wp:effectExtent l="25400" t="25400" r="25400" b="381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9800" cy="1892300"/>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3571CE45" w14:textId="77777777" w:rsidR="00F34927" w:rsidRDefault="00AC0115" w:rsidP="00F34927">
      <w:pPr>
        <w:pStyle w:val="4"/>
        <w:numPr>
          <w:ilvl w:val="3"/>
          <w:numId w:val="1"/>
        </w:numPr>
      </w:pPr>
      <w:r w:rsidRPr="00AC0115">
        <w:rPr>
          <w:rFonts w:hint="eastAsia"/>
        </w:rPr>
        <w:t>消息时间戳</w:t>
      </w:r>
      <w:r>
        <w:rPr>
          <w:rFonts w:hint="eastAsia"/>
        </w:rPr>
        <w:t>。</w:t>
      </w:r>
    </w:p>
    <w:p w14:paraId="0A5FF04E" w14:textId="78A00580" w:rsidR="005D6B44" w:rsidRPr="005D6B44" w:rsidRDefault="005D6B44" w:rsidP="005D6B44">
      <w:pPr>
        <w:pStyle w:val="a5"/>
        <w:numPr>
          <w:ilvl w:val="4"/>
          <w:numId w:val="1"/>
        </w:numPr>
        <w:ind w:firstLineChars="0"/>
      </w:pPr>
      <w:r w:rsidRPr="005D6B44">
        <w:rPr>
          <w:rFonts w:hint="eastAsia"/>
        </w:rPr>
        <w:t>相邻</w:t>
      </w:r>
      <w:r w:rsidR="00F52DA3">
        <w:rPr>
          <w:rFonts w:hint="eastAsia"/>
        </w:rPr>
        <w:t>X</w:t>
      </w:r>
      <w:r w:rsidRPr="005D6B44">
        <w:rPr>
          <w:rFonts w:hint="eastAsia"/>
        </w:rPr>
        <w:t>秒内的消息，都标为同一时间戳；</w:t>
      </w:r>
      <w:r w:rsidR="00161E48" w:rsidRPr="005D6B44">
        <w:t xml:space="preserve"> </w:t>
      </w:r>
      <w:r w:rsidR="00E36B8A">
        <w:rPr>
          <w:rFonts w:hint="eastAsia"/>
        </w:rPr>
        <w:t>提议</w:t>
      </w:r>
      <w:r w:rsidR="00E36B8A">
        <w:rPr>
          <w:rFonts w:hint="eastAsia"/>
        </w:rPr>
        <w:t>5</w:t>
      </w:r>
      <w:r w:rsidR="00E36B8A">
        <w:rPr>
          <w:rFonts w:hint="eastAsia"/>
        </w:rPr>
        <w:t>秒内。</w:t>
      </w:r>
    </w:p>
    <w:p w14:paraId="35B5B306" w14:textId="77777777" w:rsidR="00F34927" w:rsidRDefault="00F34927" w:rsidP="00F34927">
      <w:pPr>
        <w:pStyle w:val="4"/>
        <w:numPr>
          <w:ilvl w:val="3"/>
          <w:numId w:val="1"/>
        </w:numPr>
      </w:pPr>
      <w:r w:rsidRPr="00F34927">
        <w:rPr>
          <w:rFonts w:hint="eastAsia"/>
        </w:rPr>
        <w:t>QQ</w:t>
      </w:r>
      <w:r w:rsidRPr="00F34927">
        <w:rPr>
          <w:rFonts w:hint="eastAsia"/>
        </w:rPr>
        <w:t>头像</w:t>
      </w:r>
      <w:r>
        <w:rPr>
          <w:rFonts w:hint="eastAsia"/>
        </w:rPr>
        <w:t>。</w:t>
      </w:r>
    </w:p>
    <w:p w14:paraId="24AA4576" w14:textId="7C7DB1D6" w:rsidR="00FE7BB4" w:rsidRDefault="00FE7BB4" w:rsidP="00FE7BB4">
      <w:pPr>
        <w:pStyle w:val="a5"/>
        <w:numPr>
          <w:ilvl w:val="4"/>
          <w:numId w:val="1"/>
        </w:numPr>
        <w:ind w:firstLineChars="0"/>
      </w:pPr>
      <w:r>
        <w:rPr>
          <w:rFonts w:hint="eastAsia"/>
        </w:rPr>
        <w:t>彩色头像表示</w:t>
      </w:r>
      <w:r>
        <w:t>PC QQ</w:t>
      </w:r>
      <w:r>
        <w:rPr>
          <w:rFonts w:hint="eastAsia"/>
        </w:rPr>
        <w:t>在线或</w:t>
      </w:r>
      <w:r>
        <w:t xml:space="preserve"> BNS QQ</w:t>
      </w:r>
      <w:r>
        <w:rPr>
          <w:rFonts w:hint="eastAsia"/>
        </w:rPr>
        <w:t>在线。</w:t>
      </w:r>
    </w:p>
    <w:p w14:paraId="397E951E" w14:textId="7D1C5A85" w:rsidR="00FE7BB4" w:rsidRPr="00FE7BB4" w:rsidRDefault="00FE7BB4" w:rsidP="00FE7BB4">
      <w:pPr>
        <w:pStyle w:val="a5"/>
        <w:numPr>
          <w:ilvl w:val="4"/>
          <w:numId w:val="1"/>
        </w:numPr>
        <w:ind w:firstLineChars="0"/>
      </w:pPr>
      <w:r>
        <w:rPr>
          <w:rFonts w:hint="eastAsia"/>
        </w:rPr>
        <w:t>灰色头像表示</w:t>
      </w:r>
      <w:r>
        <w:t>PC QQ</w:t>
      </w:r>
      <w:r>
        <w:rPr>
          <w:rFonts w:hint="eastAsia"/>
        </w:rPr>
        <w:t>不在线或隐身，并且</w:t>
      </w:r>
      <w:r>
        <w:t>BNS QQ</w:t>
      </w:r>
      <w:r>
        <w:rPr>
          <w:rFonts w:hint="eastAsia"/>
        </w:rPr>
        <w:t>不在线。</w:t>
      </w:r>
    </w:p>
    <w:p w14:paraId="320E339F" w14:textId="77777777" w:rsidR="00F34927" w:rsidRDefault="00F34927" w:rsidP="00F34927">
      <w:pPr>
        <w:pStyle w:val="4"/>
        <w:numPr>
          <w:ilvl w:val="3"/>
          <w:numId w:val="1"/>
        </w:numPr>
      </w:pPr>
      <w:r w:rsidRPr="00F34927">
        <w:rPr>
          <w:rFonts w:hint="eastAsia"/>
        </w:rPr>
        <w:lastRenderedPageBreak/>
        <w:t>查看历史消息记录</w:t>
      </w:r>
      <w:r>
        <w:rPr>
          <w:rFonts w:hint="eastAsia"/>
        </w:rPr>
        <w:t>。</w:t>
      </w:r>
    </w:p>
    <w:p w14:paraId="0B4AA204" w14:textId="08768E39" w:rsidR="00535C23" w:rsidRDefault="00535C23" w:rsidP="00535C23">
      <w:pPr>
        <w:pStyle w:val="a5"/>
        <w:numPr>
          <w:ilvl w:val="4"/>
          <w:numId w:val="1"/>
        </w:numPr>
        <w:ind w:firstLineChars="0"/>
      </w:pPr>
      <w:r>
        <w:rPr>
          <w:rFonts w:hint="eastAsia"/>
        </w:rPr>
        <w:t>点击后，读取</w:t>
      </w:r>
      <w:r w:rsidR="00451A31">
        <w:rPr>
          <w:rFonts w:hint="eastAsia"/>
        </w:rPr>
        <w:t>所有</w:t>
      </w:r>
      <w:r>
        <w:rPr>
          <w:rFonts w:hint="eastAsia"/>
        </w:rPr>
        <w:t>本地消息记录，按照从新到旧，由下往上排序方式显示在会话面板上。</w:t>
      </w:r>
    </w:p>
    <w:p w14:paraId="5E7351A9" w14:textId="30384C56" w:rsidR="00875BE3" w:rsidRPr="001375EB" w:rsidRDefault="00451A31" w:rsidP="00535C23">
      <w:pPr>
        <w:pStyle w:val="a5"/>
        <w:numPr>
          <w:ilvl w:val="4"/>
          <w:numId w:val="1"/>
        </w:numPr>
        <w:ind w:firstLineChars="0"/>
        <w:rPr>
          <w:highlight w:val="yellow"/>
        </w:rPr>
      </w:pPr>
      <w:r w:rsidRPr="001375EB">
        <w:rPr>
          <w:rFonts w:hint="eastAsia"/>
          <w:highlight w:val="yellow"/>
        </w:rPr>
        <w:t>垂直滚动条移动到最下，显示最新消息</w:t>
      </w:r>
      <w:r w:rsidR="00875BE3" w:rsidRPr="001375EB">
        <w:rPr>
          <w:rFonts w:hint="eastAsia"/>
          <w:highlight w:val="yellow"/>
        </w:rPr>
        <w:t>。</w:t>
      </w:r>
    </w:p>
    <w:p w14:paraId="3831996E" w14:textId="77777777" w:rsidR="00F34927" w:rsidRDefault="00F34927" w:rsidP="00F34927">
      <w:pPr>
        <w:pStyle w:val="4"/>
        <w:numPr>
          <w:ilvl w:val="3"/>
          <w:numId w:val="1"/>
        </w:numPr>
      </w:pPr>
      <w:r w:rsidRPr="00F34927">
        <w:rPr>
          <w:rFonts w:hint="eastAsia"/>
        </w:rPr>
        <w:t>删除消息记录</w:t>
      </w:r>
      <w:r>
        <w:rPr>
          <w:rFonts w:hint="eastAsia"/>
        </w:rPr>
        <w:t>。</w:t>
      </w:r>
    </w:p>
    <w:p w14:paraId="5667111A" w14:textId="48CA8A3C" w:rsidR="006F0521" w:rsidRPr="006F0521" w:rsidRDefault="006F0521" w:rsidP="006F0521">
      <w:pPr>
        <w:pStyle w:val="a5"/>
        <w:numPr>
          <w:ilvl w:val="4"/>
          <w:numId w:val="1"/>
        </w:numPr>
        <w:ind w:firstLineChars="0"/>
      </w:pPr>
      <w:r w:rsidRPr="006F0521">
        <w:rPr>
          <w:rFonts w:hint="eastAsia"/>
        </w:rPr>
        <w:t>点击删除按钮，将删除当前</w:t>
      </w:r>
      <w:r w:rsidRPr="006F0521">
        <w:t>PC</w:t>
      </w:r>
      <w:r w:rsidRPr="006F0521">
        <w:rPr>
          <w:rFonts w:hint="eastAsia"/>
        </w:rPr>
        <w:t>剑灵客户端安装目录下，当前角色对应该用户的聊天记录。不影响当前角色对应该用户在其他机器上的聊天保存记录。</w:t>
      </w:r>
    </w:p>
    <w:p w14:paraId="601ABB62" w14:textId="77777777" w:rsidR="00F34927" w:rsidRDefault="00F34927" w:rsidP="00F34927">
      <w:pPr>
        <w:pStyle w:val="4"/>
        <w:numPr>
          <w:ilvl w:val="3"/>
          <w:numId w:val="1"/>
        </w:numPr>
      </w:pPr>
      <w:r w:rsidRPr="00F34927">
        <w:rPr>
          <w:rFonts w:hint="eastAsia"/>
        </w:rPr>
        <w:t>消息输入框</w:t>
      </w:r>
      <w:r>
        <w:rPr>
          <w:rFonts w:hint="eastAsia"/>
        </w:rPr>
        <w:t>。</w:t>
      </w:r>
    </w:p>
    <w:p w14:paraId="50C4CF3C" w14:textId="1D25F764" w:rsidR="00E46C6C" w:rsidRDefault="00E46C6C" w:rsidP="00E46C6C">
      <w:pPr>
        <w:pStyle w:val="a5"/>
        <w:numPr>
          <w:ilvl w:val="4"/>
          <w:numId w:val="1"/>
        </w:numPr>
        <w:ind w:firstLineChars="0"/>
      </w:pPr>
      <w:r>
        <w:rPr>
          <w:rFonts w:hint="eastAsia"/>
        </w:rPr>
        <w:t>默认只能输入文字。</w:t>
      </w:r>
    </w:p>
    <w:p w14:paraId="21D23FE6" w14:textId="454F7C22" w:rsidR="00E46C6C" w:rsidRDefault="00E46C6C" w:rsidP="00E46C6C">
      <w:pPr>
        <w:pStyle w:val="a5"/>
        <w:numPr>
          <w:ilvl w:val="4"/>
          <w:numId w:val="1"/>
        </w:numPr>
        <w:ind w:firstLineChars="0"/>
      </w:pPr>
      <w:r>
        <w:rPr>
          <w:rFonts w:hint="eastAsia"/>
        </w:rPr>
        <w:t>输入框焦点消失时显示：请输入您的消息…，</w:t>
      </w:r>
      <w:r>
        <w:t xml:space="preserve"> </w:t>
      </w:r>
      <w:r>
        <w:rPr>
          <w:rFonts w:hint="eastAsia"/>
        </w:rPr>
        <w:t>当输入框获得焦点是，显示光标。</w:t>
      </w:r>
    </w:p>
    <w:p w14:paraId="7FAE4E7C" w14:textId="78DBD972" w:rsidR="00414C37" w:rsidRPr="00E46C6C" w:rsidRDefault="00414C37" w:rsidP="00414C37">
      <w:pPr>
        <w:jc w:val="center"/>
      </w:pPr>
      <w:r>
        <w:rPr>
          <w:noProof/>
        </w:rPr>
        <w:drawing>
          <wp:inline distT="0" distB="0" distL="0" distR="0" wp14:anchorId="2531ED51" wp14:editId="0769FC7E">
            <wp:extent cx="6756400" cy="1320800"/>
            <wp:effectExtent l="25400" t="25400" r="25400" b="254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6400" cy="1320800"/>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27A96E4C" w14:textId="70D3EB17" w:rsidR="00BD1066" w:rsidRDefault="00F34927" w:rsidP="00F34927">
      <w:pPr>
        <w:pStyle w:val="4"/>
        <w:numPr>
          <w:ilvl w:val="3"/>
          <w:numId w:val="1"/>
        </w:numPr>
      </w:pPr>
      <w:r w:rsidRPr="00F34927">
        <w:rPr>
          <w:rFonts w:hint="eastAsia"/>
        </w:rPr>
        <w:t>表情按钮</w:t>
      </w:r>
      <w:r w:rsidR="00213596">
        <w:rPr>
          <w:rFonts w:hint="eastAsia"/>
        </w:rPr>
        <w:t>。</w:t>
      </w:r>
    </w:p>
    <w:p w14:paraId="6D588793" w14:textId="6581F1EA" w:rsidR="00BA74BA" w:rsidRDefault="00BA74BA" w:rsidP="00BA74BA">
      <w:pPr>
        <w:pStyle w:val="a5"/>
        <w:numPr>
          <w:ilvl w:val="4"/>
          <w:numId w:val="1"/>
        </w:numPr>
        <w:ind w:firstLineChars="0"/>
      </w:pPr>
      <w:r w:rsidRPr="00BA74BA">
        <w:rPr>
          <w:rFonts w:hint="eastAsia"/>
        </w:rPr>
        <w:t>点击表情按钮</w:t>
      </w:r>
      <w:r w:rsidRPr="00BA74BA">
        <w:t xml:space="preserve"> </w:t>
      </w:r>
      <w:r w:rsidRPr="00BA74BA">
        <w:rPr>
          <w:rFonts w:hint="eastAsia"/>
        </w:rPr>
        <w:t>可打开表情面板，用户选择表情后，在</w:t>
      </w:r>
      <w:r w:rsidRPr="00BA74BA">
        <w:t xml:space="preserve"> Message Input Box </w:t>
      </w:r>
      <w:r w:rsidRPr="00BA74BA">
        <w:rPr>
          <w:rFonts w:hint="eastAsia"/>
        </w:rPr>
        <w:t>光标位置插入表情</w:t>
      </w:r>
      <w:r w:rsidR="002B3A39">
        <w:rPr>
          <w:rFonts w:hint="eastAsia"/>
        </w:rPr>
        <w:t>。</w:t>
      </w:r>
      <w:r w:rsidR="00F32A7F">
        <w:rPr>
          <w:rFonts w:hint="eastAsia"/>
        </w:rPr>
        <w:t>和</w:t>
      </w:r>
      <w:r w:rsidR="00F32A7F">
        <w:rPr>
          <w:rFonts w:hint="eastAsia"/>
        </w:rPr>
        <w:t>QQ</w:t>
      </w:r>
      <w:r w:rsidR="00F32A7F">
        <w:rPr>
          <w:rFonts w:hint="eastAsia"/>
        </w:rPr>
        <w:t>的默认表情一致。</w:t>
      </w:r>
    </w:p>
    <w:p w14:paraId="4D1806E2" w14:textId="1FFC431C" w:rsidR="002B3A39" w:rsidRPr="00BA74BA" w:rsidRDefault="002B3A39" w:rsidP="002B3A39">
      <w:pPr>
        <w:jc w:val="center"/>
      </w:pPr>
      <w:r>
        <w:rPr>
          <w:rFonts w:ascii="微软雅黑" w:hAnsi="微软雅黑"/>
          <w:noProof/>
          <w:sz w:val="18"/>
          <w:szCs w:val="18"/>
        </w:rPr>
        <w:lastRenderedPageBreak/>
        <w:drawing>
          <wp:inline distT="0" distB="0" distL="0" distR="0" wp14:anchorId="2BA73A54" wp14:editId="497561FC">
            <wp:extent cx="2222500" cy="2501900"/>
            <wp:effectExtent l="0" t="0" r="1270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2500" cy="2501900"/>
                    </a:xfrm>
                    <a:prstGeom prst="rect">
                      <a:avLst/>
                    </a:prstGeom>
                    <a:noFill/>
                    <a:ln>
                      <a:noFill/>
                    </a:ln>
                  </pic:spPr>
                </pic:pic>
              </a:graphicData>
            </a:graphic>
          </wp:inline>
        </w:drawing>
      </w:r>
    </w:p>
    <w:p w14:paraId="4BDFCBF1" w14:textId="77777777" w:rsidR="00563FCB" w:rsidRDefault="00563FCB" w:rsidP="00563FCB">
      <w:pPr>
        <w:pStyle w:val="2"/>
      </w:pPr>
      <w:bookmarkStart w:id="51" w:name="_Toc203642710"/>
      <w:r w:rsidRPr="00563FCB">
        <w:rPr>
          <w:rFonts w:hint="eastAsia"/>
        </w:rPr>
        <w:lastRenderedPageBreak/>
        <w:t>游戏聊天面板</w:t>
      </w:r>
      <w:r w:rsidRPr="00563FCB">
        <w:rPr>
          <w:rFonts w:hint="eastAsia"/>
        </w:rPr>
        <w:t>- C2C</w:t>
      </w:r>
      <w:r w:rsidRPr="00563FCB">
        <w:rPr>
          <w:rFonts w:hint="eastAsia"/>
        </w:rPr>
        <w:t>聊天</w:t>
      </w:r>
      <w:r w:rsidRPr="00563FCB">
        <w:rPr>
          <w:rFonts w:hint="eastAsia"/>
        </w:rPr>
        <w:t>Tab</w:t>
      </w:r>
      <w:bookmarkEnd w:id="51"/>
    </w:p>
    <w:p w14:paraId="2D5E8DE9" w14:textId="1F76DF97" w:rsidR="00295C78" w:rsidRPr="00295C78" w:rsidRDefault="00295C78" w:rsidP="00295C78">
      <w:pPr>
        <w:jc w:val="center"/>
      </w:pPr>
      <w:r>
        <w:rPr>
          <w:rFonts w:ascii="Hiragino Sans GB W3" w:eastAsia="Hiragino Sans GB W3" w:hAnsi="Hiragino Sans GB W3"/>
          <w:noProof/>
        </w:rPr>
        <w:drawing>
          <wp:inline distT="0" distB="0" distL="0" distR="0" wp14:anchorId="2E6C6352" wp14:editId="0F2B14DD">
            <wp:extent cx="7188200" cy="3479800"/>
            <wp:effectExtent l="25400" t="25400" r="25400" b="254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88200" cy="3479800"/>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3F9242FC" w14:textId="1307CD34" w:rsidR="000017A2" w:rsidRPr="000017A2" w:rsidRDefault="00320BCF" w:rsidP="00A12A2E">
      <w:pPr>
        <w:pStyle w:val="30"/>
        <w:numPr>
          <w:ilvl w:val="2"/>
          <w:numId w:val="1"/>
        </w:numPr>
      </w:pPr>
      <w:bookmarkStart w:id="52" w:name="_Toc203642711"/>
      <w:r w:rsidRPr="00320BCF">
        <w:rPr>
          <w:rFonts w:hint="eastAsia"/>
        </w:rPr>
        <w:t>游戏聊天面板将增加</w:t>
      </w:r>
      <w:r w:rsidRPr="00320BCF">
        <w:rPr>
          <w:rFonts w:hint="eastAsia"/>
        </w:rPr>
        <w:t>C2C</w:t>
      </w:r>
      <w:r w:rsidRPr="00320BCF">
        <w:rPr>
          <w:rFonts w:hint="eastAsia"/>
        </w:rPr>
        <w:t>聊天面板。</w:t>
      </w:r>
      <w:bookmarkEnd w:id="52"/>
    </w:p>
    <w:p w14:paraId="2F421571" w14:textId="77777777" w:rsidR="00C259F1" w:rsidRDefault="00C259F1" w:rsidP="00C259F1">
      <w:pPr>
        <w:pStyle w:val="30"/>
        <w:numPr>
          <w:ilvl w:val="2"/>
          <w:numId w:val="1"/>
        </w:numPr>
      </w:pPr>
      <w:bookmarkStart w:id="53" w:name="_Toc203642712"/>
      <w:r w:rsidRPr="00C259F1">
        <w:rPr>
          <w:rFonts w:hint="eastAsia"/>
        </w:rPr>
        <w:t xml:space="preserve">C2C Tab </w:t>
      </w:r>
      <w:r w:rsidRPr="00C259F1">
        <w:rPr>
          <w:rFonts w:hint="eastAsia"/>
        </w:rPr>
        <w:t>按钮</w:t>
      </w:r>
      <w:r>
        <w:rPr>
          <w:rFonts w:hint="eastAsia"/>
        </w:rPr>
        <w:t>。</w:t>
      </w:r>
      <w:bookmarkEnd w:id="53"/>
    </w:p>
    <w:p w14:paraId="134B8E98" w14:textId="77777777" w:rsidR="009F5375" w:rsidRDefault="009F5375" w:rsidP="00096B6C">
      <w:pPr>
        <w:pStyle w:val="a5"/>
        <w:numPr>
          <w:ilvl w:val="3"/>
          <w:numId w:val="1"/>
        </w:numPr>
        <w:ind w:firstLineChars="0"/>
      </w:pPr>
      <w:r w:rsidRPr="00EF0783">
        <w:rPr>
          <w:rFonts w:hint="eastAsia"/>
        </w:rPr>
        <w:t>未选中时，如果有新消息，</w:t>
      </w:r>
      <w:r w:rsidRPr="00EF0783">
        <w:t>Tab</w:t>
      </w:r>
      <w:r w:rsidRPr="00EF0783">
        <w:rPr>
          <w:rFonts w:hint="eastAsia"/>
        </w:rPr>
        <w:t>发亮提醒，选中后，提醒功能关闭</w:t>
      </w:r>
      <w:r>
        <w:rPr>
          <w:rFonts w:hint="eastAsia"/>
        </w:rPr>
        <w:t>。</w:t>
      </w:r>
    </w:p>
    <w:p w14:paraId="54AA1650" w14:textId="77777777" w:rsidR="009F5375" w:rsidRPr="000017A2" w:rsidRDefault="009F5375" w:rsidP="009F5375">
      <w:pPr>
        <w:jc w:val="center"/>
      </w:pPr>
      <w:r>
        <w:rPr>
          <w:rFonts w:ascii="Hiragino Sans GB W3" w:eastAsia="Hiragino Sans GB W3" w:hAnsi="Hiragino Sans GB W3"/>
          <w:noProof/>
        </w:rPr>
        <w:lastRenderedPageBreak/>
        <w:drawing>
          <wp:inline distT="0" distB="0" distL="0" distR="0" wp14:anchorId="1C26E4A4" wp14:editId="1B1E186F">
            <wp:extent cx="5575300" cy="711200"/>
            <wp:effectExtent l="25400" t="25400" r="38100" b="254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300" cy="711200"/>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18F1E785" w14:textId="77777777" w:rsidR="009F5375" w:rsidRPr="009F5375" w:rsidRDefault="009F5375" w:rsidP="009F5375"/>
    <w:p w14:paraId="31638D67" w14:textId="77777777" w:rsidR="00C259F1" w:rsidRDefault="00C259F1" w:rsidP="00C259F1">
      <w:pPr>
        <w:pStyle w:val="30"/>
        <w:numPr>
          <w:ilvl w:val="2"/>
          <w:numId w:val="1"/>
        </w:numPr>
      </w:pPr>
      <w:bookmarkStart w:id="54" w:name="_Toc203642713"/>
      <w:r w:rsidRPr="00C259F1">
        <w:rPr>
          <w:rFonts w:hint="eastAsia"/>
        </w:rPr>
        <w:t>聊天对话框</w:t>
      </w:r>
      <w:r>
        <w:rPr>
          <w:rFonts w:hint="eastAsia"/>
        </w:rPr>
        <w:t>。</w:t>
      </w:r>
      <w:bookmarkEnd w:id="54"/>
    </w:p>
    <w:p w14:paraId="0242A801" w14:textId="77777777" w:rsidR="00BD26DA" w:rsidRDefault="00BD26DA" w:rsidP="001129FC">
      <w:pPr>
        <w:pStyle w:val="a5"/>
        <w:numPr>
          <w:ilvl w:val="3"/>
          <w:numId w:val="1"/>
        </w:numPr>
        <w:ind w:firstLineChars="0"/>
      </w:pPr>
      <w:r>
        <w:t></w:t>
      </w:r>
      <w:r>
        <w:tab/>
      </w:r>
      <w:r>
        <w:rPr>
          <w:rFonts w:hint="eastAsia"/>
        </w:rPr>
        <w:t>显示所有</w:t>
      </w:r>
      <w:r>
        <w:t>C2C</w:t>
      </w:r>
      <w:r>
        <w:rPr>
          <w:rFonts w:hint="eastAsia"/>
        </w:rPr>
        <w:t>消息，包括接收到的消息以及发送的消息。</w:t>
      </w:r>
    </w:p>
    <w:p w14:paraId="5233EFB3" w14:textId="77777777" w:rsidR="00BD26DA" w:rsidRDefault="00BD26DA" w:rsidP="001129FC">
      <w:pPr>
        <w:pStyle w:val="a5"/>
        <w:numPr>
          <w:ilvl w:val="3"/>
          <w:numId w:val="1"/>
        </w:numPr>
        <w:ind w:firstLineChars="0"/>
      </w:pPr>
      <w:r>
        <w:t></w:t>
      </w:r>
      <w:r>
        <w:tab/>
      </w:r>
      <w:r>
        <w:rPr>
          <w:rFonts w:hint="eastAsia"/>
        </w:rPr>
        <w:t>消息按照游戏聊天滚动的方式，从下往上滚动显示。</w:t>
      </w:r>
    </w:p>
    <w:p w14:paraId="2D7F8EDB" w14:textId="77777777" w:rsidR="00BD26DA" w:rsidRDefault="00BD26DA" w:rsidP="001129FC">
      <w:pPr>
        <w:pStyle w:val="a5"/>
        <w:numPr>
          <w:ilvl w:val="3"/>
          <w:numId w:val="1"/>
        </w:numPr>
        <w:ind w:firstLineChars="0"/>
      </w:pPr>
      <w:r>
        <w:t></w:t>
      </w:r>
      <w:r>
        <w:tab/>
      </w:r>
      <w:r>
        <w:rPr>
          <w:rFonts w:hint="eastAsia"/>
        </w:rPr>
        <w:t>接收到的消息为白色字体，发送的消息为橙色字体。</w:t>
      </w:r>
    </w:p>
    <w:p w14:paraId="11983676" w14:textId="77777777" w:rsidR="00BD26DA" w:rsidRDefault="00BD26DA" w:rsidP="001129FC">
      <w:pPr>
        <w:pStyle w:val="a5"/>
        <w:numPr>
          <w:ilvl w:val="3"/>
          <w:numId w:val="1"/>
        </w:numPr>
        <w:ind w:firstLineChars="0"/>
      </w:pPr>
      <w:r>
        <w:t></w:t>
      </w:r>
      <w:r>
        <w:tab/>
      </w:r>
      <w:r>
        <w:rPr>
          <w:rFonts w:hint="eastAsia"/>
        </w:rPr>
        <w:t>接收到的消息，消息主体为</w:t>
      </w:r>
      <w:r>
        <w:t>QQ</w:t>
      </w:r>
      <w:r>
        <w:rPr>
          <w:rFonts w:hint="eastAsia"/>
        </w:rPr>
        <w:t>昵称。</w:t>
      </w:r>
    </w:p>
    <w:p w14:paraId="6A877633" w14:textId="176E0A9C" w:rsidR="00BD26DA" w:rsidRDefault="00BD26DA" w:rsidP="001129FC">
      <w:pPr>
        <w:pStyle w:val="a5"/>
        <w:numPr>
          <w:ilvl w:val="3"/>
          <w:numId w:val="1"/>
        </w:numPr>
        <w:ind w:firstLineChars="0"/>
      </w:pPr>
      <w:r>
        <w:t></w:t>
      </w:r>
      <w:r>
        <w:tab/>
      </w:r>
      <w:r>
        <w:rPr>
          <w:rFonts w:hint="eastAsia"/>
        </w:rPr>
        <w:t>发送消息的主体，显示为当前角色名。</w:t>
      </w:r>
    </w:p>
    <w:p w14:paraId="41CA896F" w14:textId="5A8062DE" w:rsidR="00A611BA" w:rsidRPr="00BD26DA" w:rsidRDefault="00A611BA" w:rsidP="00A611BA">
      <w:pPr>
        <w:jc w:val="center"/>
      </w:pPr>
      <w:r>
        <w:rPr>
          <w:rFonts w:ascii="Hiragino Sans GB W3" w:eastAsia="Hiragino Sans GB W3" w:hAnsi="Hiragino Sans GB W3"/>
          <w:noProof/>
        </w:rPr>
        <w:drawing>
          <wp:inline distT="0" distB="0" distL="0" distR="0" wp14:anchorId="0A5DD81C" wp14:editId="4D386E82">
            <wp:extent cx="5003800" cy="1282700"/>
            <wp:effectExtent l="25400" t="25400" r="25400" b="381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1282700"/>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4457424D" w14:textId="77777777" w:rsidR="00C259F1" w:rsidRDefault="00C259F1" w:rsidP="00C259F1">
      <w:pPr>
        <w:pStyle w:val="30"/>
        <w:numPr>
          <w:ilvl w:val="2"/>
          <w:numId w:val="1"/>
        </w:numPr>
      </w:pPr>
      <w:bookmarkStart w:id="55" w:name="_Toc203642714"/>
      <w:r w:rsidRPr="00C259F1">
        <w:rPr>
          <w:rFonts w:hint="eastAsia"/>
        </w:rPr>
        <w:t>BNS QQ</w:t>
      </w:r>
      <w:r w:rsidRPr="00C259F1">
        <w:rPr>
          <w:rFonts w:hint="eastAsia"/>
        </w:rPr>
        <w:t>最近联系人下拉框</w:t>
      </w:r>
      <w:r>
        <w:rPr>
          <w:rFonts w:hint="eastAsia"/>
        </w:rPr>
        <w:t>。</w:t>
      </w:r>
      <w:bookmarkEnd w:id="55"/>
    </w:p>
    <w:p w14:paraId="55F2B2FC" w14:textId="77777777" w:rsidR="00A611BA" w:rsidRDefault="00A611BA" w:rsidP="00A611BA">
      <w:pPr>
        <w:pStyle w:val="a5"/>
        <w:numPr>
          <w:ilvl w:val="3"/>
          <w:numId w:val="1"/>
        </w:numPr>
        <w:ind w:firstLineChars="0"/>
      </w:pPr>
      <w:r>
        <w:t></w:t>
      </w:r>
      <w:r>
        <w:tab/>
      </w:r>
      <w:r>
        <w:rPr>
          <w:rFonts w:hint="eastAsia"/>
        </w:rPr>
        <w:t>列出所有</w:t>
      </w:r>
      <w:r>
        <w:t>BNS QQ Friends</w:t>
      </w:r>
      <w:r>
        <w:rPr>
          <w:rFonts w:hint="eastAsia"/>
        </w:rPr>
        <w:t>昵称列表，用户选择后，向该用户发起</w:t>
      </w:r>
      <w:r>
        <w:t>QQ</w:t>
      </w:r>
      <w:r>
        <w:rPr>
          <w:rFonts w:hint="eastAsia"/>
        </w:rPr>
        <w:t>会话</w:t>
      </w:r>
    </w:p>
    <w:p w14:paraId="4423D73F" w14:textId="5619C578" w:rsidR="00A611BA" w:rsidRDefault="00A611BA" w:rsidP="00A611BA">
      <w:pPr>
        <w:pStyle w:val="a5"/>
        <w:numPr>
          <w:ilvl w:val="3"/>
          <w:numId w:val="1"/>
        </w:numPr>
        <w:ind w:firstLineChars="0"/>
      </w:pPr>
      <w:r>
        <w:lastRenderedPageBreak/>
        <w:t></w:t>
      </w:r>
      <w:r>
        <w:tab/>
      </w:r>
      <w:r>
        <w:rPr>
          <w:rFonts w:hint="eastAsia"/>
        </w:rPr>
        <w:t>多于</w:t>
      </w:r>
      <w:r>
        <w:t>10</w:t>
      </w:r>
      <w:r>
        <w:rPr>
          <w:rFonts w:hint="eastAsia"/>
        </w:rPr>
        <w:t>个昵称，出现垂直滚动条。列表排序方式已最近聊天过的时间顺序排列</w:t>
      </w:r>
      <w:r w:rsidR="00C458A1">
        <w:rPr>
          <w:rFonts w:hint="eastAsia"/>
        </w:rPr>
        <w:t>。</w:t>
      </w:r>
    </w:p>
    <w:p w14:paraId="026BB676" w14:textId="67559C21" w:rsidR="002968DD" w:rsidRPr="00A611BA" w:rsidRDefault="002968DD" w:rsidP="002968DD">
      <w:pPr>
        <w:jc w:val="center"/>
      </w:pPr>
      <w:r>
        <w:rPr>
          <w:rFonts w:ascii="Hiragino Sans GB W3" w:eastAsia="Hiragino Sans GB W3" w:hAnsi="Hiragino Sans GB W3"/>
          <w:noProof/>
        </w:rPr>
        <w:drawing>
          <wp:inline distT="0" distB="0" distL="0" distR="0" wp14:anchorId="5A5396EC" wp14:editId="53D1BC04">
            <wp:extent cx="4137126" cy="2487930"/>
            <wp:effectExtent l="25400" t="25400" r="28575" b="266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7158" cy="2487949"/>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3B0D079B" w14:textId="77777777" w:rsidR="00C259F1" w:rsidRDefault="00C259F1" w:rsidP="00C259F1">
      <w:pPr>
        <w:pStyle w:val="30"/>
        <w:numPr>
          <w:ilvl w:val="2"/>
          <w:numId w:val="1"/>
        </w:numPr>
      </w:pPr>
      <w:bookmarkStart w:id="56" w:name="_Toc203642715"/>
      <w:r w:rsidRPr="00C259F1">
        <w:rPr>
          <w:rFonts w:hint="eastAsia"/>
        </w:rPr>
        <w:lastRenderedPageBreak/>
        <w:t>在</w:t>
      </w:r>
      <w:proofErr w:type="spellStart"/>
      <w:r w:rsidRPr="00C259F1">
        <w:rPr>
          <w:rFonts w:hint="eastAsia"/>
        </w:rPr>
        <w:t>AllTab</w:t>
      </w:r>
      <w:proofErr w:type="spellEnd"/>
      <w:r w:rsidRPr="00C259F1">
        <w:rPr>
          <w:rFonts w:hint="eastAsia"/>
        </w:rPr>
        <w:t>面板里，</w:t>
      </w:r>
      <w:r w:rsidRPr="00C259F1">
        <w:rPr>
          <w:rFonts w:hint="eastAsia"/>
        </w:rPr>
        <w:t>QQ Friends</w:t>
      </w:r>
      <w:r w:rsidRPr="00C259F1">
        <w:rPr>
          <w:rFonts w:hint="eastAsia"/>
        </w:rPr>
        <w:t>消息前带</w:t>
      </w:r>
      <w:r w:rsidRPr="00C259F1">
        <w:rPr>
          <w:rFonts w:hint="eastAsia"/>
        </w:rPr>
        <w:t xml:space="preserve"> QQ MSG</w:t>
      </w:r>
      <w:r w:rsidRPr="00C259F1">
        <w:rPr>
          <w:rFonts w:hint="eastAsia"/>
        </w:rPr>
        <w:t>标签的方式显示</w:t>
      </w:r>
      <w:r>
        <w:rPr>
          <w:rFonts w:hint="eastAsia"/>
        </w:rPr>
        <w:t>。</w:t>
      </w:r>
      <w:bookmarkEnd w:id="56"/>
    </w:p>
    <w:p w14:paraId="485108D5" w14:textId="67CCBAC7" w:rsidR="001D112F" w:rsidRPr="001D112F" w:rsidRDefault="001D112F" w:rsidP="001D112F">
      <w:pPr>
        <w:jc w:val="center"/>
      </w:pPr>
      <w:r>
        <w:rPr>
          <w:noProof/>
        </w:rPr>
        <w:drawing>
          <wp:inline distT="0" distB="0" distL="0" distR="0" wp14:anchorId="3426579C" wp14:editId="3DFBC40E">
            <wp:extent cx="6034535" cy="3122930"/>
            <wp:effectExtent l="25400" t="25400" r="36195" b="266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5107" cy="3123226"/>
                    </a:xfrm>
                    <a:prstGeom prst="rect">
                      <a:avLst/>
                    </a:prstGeom>
                    <a:ln w="3175" cap="sq" cmpd="sng">
                      <a:solidFill>
                        <a:srgbClr val="000000"/>
                      </a:solidFill>
                      <a:prstDash val="solid"/>
                      <a:miter lim="800000"/>
                    </a:ln>
                    <a:effectLst>
                      <a:innerShdw blurRad="76200">
                        <a:srgbClr val="000000"/>
                      </a:innerShdw>
                    </a:effectLst>
                  </pic:spPr>
                </pic:pic>
              </a:graphicData>
            </a:graphic>
          </wp:inline>
        </w:drawing>
      </w:r>
    </w:p>
    <w:p w14:paraId="26AE3709" w14:textId="7DE99148" w:rsidR="00320BCF" w:rsidRDefault="00C259F1" w:rsidP="00C259F1">
      <w:pPr>
        <w:pStyle w:val="30"/>
        <w:numPr>
          <w:ilvl w:val="2"/>
          <w:numId w:val="1"/>
        </w:numPr>
      </w:pPr>
      <w:bookmarkStart w:id="57" w:name="_Toc203642716"/>
      <w:r w:rsidRPr="00C259F1">
        <w:rPr>
          <w:rFonts w:hint="eastAsia"/>
        </w:rPr>
        <w:lastRenderedPageBreak/>
        <w:t>同一</w:t>
      </w:r>
      <w:r w:rsidRPr="00C259F1">
        <w:rPr>
          <w:rFonts w:hint="eastAsia"/>
        </w:rPr>
        <w:t>QQ</w:t>
      </w:r>
      <w:r w:rsidRPr="00C259F1">
        <w:rPr>
          <w:rFonts w:hint="eastAsia"/>
        </w:rPr>
        <w:t>账号下，切换角色后，切换绑定关系，系统自动切换，在聊天框里文字提示</w:t>
      </w:r>
      <w:bookmarkEnd w:id="57"/>
    </w:p>
    <w:p w14:paraId="54DDA248" w14:textId="69FBC8E6" w:rsidR="00461057" w:rsidRPr="00461057" w:rsidRDefault="00067AD7" w:rsidP="00461057">
      <w:pPr>
        <w:jc w:val="center"/>
      </w:pPr>
      <w:r>
        <w:rPr>
          <w:noProof/>
        </w:rPr>
        <w:drawing>
          <wp:inline distT="0" distB="0" distL="0" distR="0" wp14:anchorId="7661D740" wp14:editId="4DA5BACA">
            <wp:extent cx="4191000" cy="2781300"/>
            <wp:effectExtent l="0" t="0" r="0" b="1270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2781300"/>
                    </a:xfrm>
                    <a:prstGeom prst="rect">
                      <a:avLst/>
                    </a:prstGeom>
                    <a:noFill/>
                    <a:ln>
                      <a:noFill/>
                    </a:ln>
                  </pic:spPr>
                </pic:pic>
              </a:graphicData>
            </a:graphic>
          </wp:inline>
        </w:drawing>
      </w:r>
    </w:p>
    <w:p w14:paraId="639FC5F9" w14:textId="77777777" w:rsidR="003D6BB4" w:rsidRDefault="003D6BB4" w:rsidP="003D6BB4">
      <w:pPr>
        <w:pStyle w:val="2"/>
      </w:pPr>
      <w:bookmarkStart w:id="58" w:name="_Toc203642717"/>
      <w:r w:rsidRPr="003D6BB4">
        <w:rPr>
          <w:rFonts w:hint="eastAsia"/>
        </w:rPr>
        <w:lastRenderedPageBreak/>
        <w:t>C2C</w:t>
      </w:r>
      <w:r w:rsidRPr="003D6BB4">
        <w:rPr>
          <w:rFonts w:hint="eastAsia"/>
        </w:rPr>
        <w:t>消息声音提醒控制面板</w:t>
      </w:r>
      <w:bookmarkEnd w:id="58"/>
    </w:p>
    <w:p w14:paraId="56CC74E5" w14:textId="7CAD5A91" w:rsidR="00E028B8" w:rsidRPr="00E028B8" w:rsidRDefault="00E028B8" w:rsidP="00E028B8">
      <w:pPr>
        <w:jc w:val="center"/>
      </w:pPr>
      <w:r>
        <w:rPr>
          <w:rFonts w:ascii="Hiragino Sans GB W3" w:eastAsia="Hiragino Sans GB W3" w:hAnsi="Hiragino Sans GB W3"/>
          <w:noProof/>
        </w:rPr>
        <w:drawing>
          <wp:inline distT="0" distB="0" distL="0" distR="0" wp14:anchorId="217863AA" wp14:editId="7A5B99ED">
            <wp:extent cx="5501885" cy="52292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569" cy="5232727"/>
                    </a:xfrm>
                    <a:prstGeom prst="rect">
                      <a:avLst/>
                    </a:prstGeom>
                    <a:noFill/>
                    <a:ln>
                      <a:noFill/>
                    </a:ln>
                  </pic:spPr>
                </pic:pic>
              </a:graphicData>
            </a:graphic>
          </wp:inline>
        </w:drawing>
      </w:r>
    </w:p>
    <w:sectPr w:rsidR="00E028B8" w:rsidRPr="00E028B8" w:rsidSect="000652FC">
      <w:headerReference w:type="default" r:id="rId36"/>
      <w:footerReference w:type="default" r:id="rId37"/>
      <w:pgSz w:w="16838" w:h="11906" w:orient="landscape" w:code="9"/>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F73B78" w14:textId="77777777" w:rsidR="00572E41" w:rsidRDefault="00572E41" w:rsidP="008B1D07">
      <w:r>
        <w:separator/>
      </w:r>
    </w:p>
  </w:endnote>
  <w:endnote w:type="continuationSeparator" w:id="0">
    <w:p w14:paraId="6ED0B72B" w14:textId="77777777" w:rsidR="00572E41" w:rsidRDefault="00572E41" w:rsidP="008B1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Hiragino Sans GB W3">
    <w:panose1 w:val="020B0300000000000000"/>
    <w:charset w:val="50"/>
    <w:family w:val="auto"/>
    <w:pitch w:val="variable"/>
    <w:sig w:usb0="A00002BF" w:usb1="1ACF7CFA" w:usb2="00000016" w:usb3="00000000" w:csb0="00060007"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7630551"/>
      <w:docPartObj>
        <w:docPartGallery w:val="Page Numbers (Bottom of Page)"/>
        <w:docPartUnique/>
      </w:docPartObj>
    </w:sdtPr>
    <w:sdtEndPr/>
    <w:sdtContent>
      <w:sdt>
        <w:sdtPr>
          <w:id w:val="1506482690"/>
          <w:docPartObj>
            <w:docPartGallery w:val="Page Numbers (Top of Page)"/>
            <w:docPartUnique/>
          </w:docPartObj>
        </w:sdtPr>
        <w:sdtEndPr/>
        <w:sdtContent>
          <w:p w14:paraId="66D6CA22" w14:textId="280B6B42" w:rsidR="00572E41" w:rsidRDefault="00572E41">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822A4">
              <w:rPr>
                <w:b/>
                <w:bCs/>
                <w:noProof/>
              </w:rPr>
              <w:t>14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822A4">
              <w:rPr>
                <w:b/>
                <w:bCs/>
                <w:noProof/>
              </w:rPr>
              <w:t>37</w:t>
            </w:r>
            <w:r>
              <w:rPr>
                <w:b/>
                <w:bCs/>
                <w:sz w:val="24"/>
                <w:szCs w:val="24"/>
              </w:rPr>
              <w:fldChar w:fldCharType="end"/>
            </w:r>
          </w:p>
        </w:sdtContent>
      </w:sdt>
    </w:sdtContent>
  </w:sdt>
  <w:p w14:paraId="1CA4C6F7" w14:textId="77777777" w:rsidR="00572E41" w:rsidRDefault="00572E41">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A83DC4" w14:textId="77777777" w:rsidR="00572E41" w:rsidRDefault="00572E41" w:rsidP="008B1D07">
      <w:r>
        <w:separator/>
      </w:r>
    </w:p>
  </w:footnote>
  <w:footnote w:type="continuationSeparator" w:id="0">
    <w:p w14:paraId="700FCA09" w14:textId="77777777" w:rsidR="00572E41" w:rsidRDefault="00572E41" w:rsidP="008B1D0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53C18" w14:textId="3D155D53" w:rsidR="00572E41" w:rsidRDefault="00572E41" w:rsidP="008B1D07">
    <w:pPr>
      <w:pStyle w:val="a9"/>
    </w:pPr>
  </w:p>
  <w:p w14:paraId="1CF9FD5D" w14:textId="143F656C" w:rsidR="00572E41" w:rsidRDefault="00572E41">
    <w:pPr>
      <w:pStyle w:val="a9"/>
    </w:pPr>
    <w:r>
      <w:rPr>
        <w:rFonts w:ascii="微软雅黑" w:hAnsi="微软雅黑" w:hint="eastAsia"/>
        <w:color w:val="FF0000"/>
        <w:kern w:val="0"/>
        <w:sz w:val="20"/>
      </w:rPr>
      <w:t>档案编号：11-12-07-001</w:t>
    </w: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0DF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7248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5D126FD"/>
    <w:multiLevelType w:val="multilevel"/>
    <w:tmpl w:val="0409001D"/>
    <w:lvl w:ilvl="0">
      <w:start w:val="1"/>
      <w:numFmt w:val="decimal"/>
      <w:lvlText w:val="%1"/>
      <w:lvlJc w:val="left"/>
      <w:pPr>
        <w:ind w:left="1685" w:hanging="425"/>
      </w:pPr>
    </w:lvl>
    <w:lvl w:ilvl="1">
      <w:start w:val="1"/>
      <w:numFmt w:val="decimal"/>
      <w:lvlText w:val="%1.%2"/>
      <w:lvlJc w:val="left"/>
      <w:pPr>
        <w:ind w:left="2252" w:hanging="567"/>
      </w:pPr>
    </w:lvl>
    <w:lvl w:ilvl="2">
      <w:start w:val="1"/>
      <w:numFmt w:val="decimal"/>
      <w:lvlText w:val="%1.%2.%3"/>
      <w:lvlJc w:val="left"/>
      <w:pPr>
        <w:ind w:left="2678" w:hanging="567"/>
      </w:pPr>
    </w:lvl>
    <w:lvl w:ilvl="3">
      <w:start w:val="1"/>
      <w:numFmt w:val="decimal"/>
      <w:lvlText w:val="%1.%2.%3.%4"/>
      <w:lvlJc w:val="left"/>
      <w:pPr>
        <w:ind w:left="3244" w:hanging="708"/>
      </w:pPr>
    </w:lvl>
    <w:lvl w:ilvl="4">
      <w:start w:val="1"/>
      <w:numFmt w:val="decimal"/>
      <w:lvlText w:val="%1.%2.%3.%4.%5"/>
      <w:lvlJc w:val="left"/>
      <w:pPr>
        <w:ind w:left="3811" w:hanging="850"/>
      </w:pPr>
    </w:lvl>
    <w:lvl w:ilvl="5">
      <w:start w:val="1"/>
      <w:numFmt w:val="decimal"/>
      <w:lvlText w:val="%1.%2.%3.%4.%5.%6"/>
      <w:lvlJc w:val="left"/>
      <w:pPr>
        <w:ind w:left="4520" w:hanging="1134"/>
      </w:pPr>
    </w:lvl>
    <w:lvl w:ilvl="6">
      <w:start w:val="1"/>
      <w:numFmt w:val="decimal"/>
      <w:lvlText w:val="%1.%2.%3.%4.%5.%6.%7"/>
      <w:lvlJc w:val="left"/>
      <w:pPr>
        <w:ind w:left="5087" w:hanging="1276"/>
      </w:pPr>
    </w:lvl>
    <w:lvl w:ilvl="7">
      <w:start w:val="1"/>
      <w:numFmt w:val="decimal"/>
      <w:lvlText w:val="%1.%2.%3.%4.%5.%6.%7.%8"/>
      <w:lvlJc w:val="left"/>
      <w:pPr>
        <w:ind w:left="5654" w:hanging="1418"/>
      </w:pPr>
    </w:lvl>
    <w:lvl w:ilvl="8">
      <w:start w:val="1"/>
      <w:numFmt w:val="decimal"/>
      <w:lvlText w:val="%1.%2.%3.%4.%5.%6.%7.%8.%9"/>
      <w:lvlJc w:val="left"/>
      <w:pPr>
        <w:ind w:left="6362" w:hanging="1700"/>
      </w:pPr>
    </w:lvl>
  </w:abstractNum>
  <w:abstractNum w:abstractNumId="3">
    <w:nsid w:val="1DA4575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4E74C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5DA22EB"/>
    <w:multiLevelType w:val="hybridMultilevel"/>
    <w:tmpl w:val="70806B46"/>
    <w:lvl w:ilvl="0" w:tplc="04090001">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6">
    <w:nsid w:val="3BFE3075"/>
    <w:multiLevelType w:val="multilevel"/>
    <w:tmpl w:val="836AF1C8"/>
    <w:lvl w:ilvl="0">
      <w:start w:val="1"/>
      <w:numFmt w:val="upperRoman"/>
      <w:lvlText w:val="%1."/>
      <w:lvlJc w:val="left"/>
      <w:pPr>
        <w:ind w:left="0" w:hanging="425"/>
      </w:pPr>
      <w:rPr>
        <w:rFonts w:eastAsia="微软雅黑" w:hint="eastAsia"/>
        <w:color w:val="1F497D" w:themeColor="text2"/>
        <w:sz w:val="28"/>
        <w:szCs w:val="28"/>
      </w:rPr>
    </w:lvl>
    <w:lvl w:ilvl="1">
      <w:start w:val="1"/>
      <w:numFmt w:val="decimal"/>
      <w:lvlText w:val="%2."/>
      <w:lvlJc w:val="left"/>
      <w:pPr>
        <w:ind w:left="692" w:hanging="567"/>
      </w:pPr>
      <w:rPr>
        <w:rFonts w:eastAsia="微软雅黑" w:hint="eastAsia"/>
        <w:sz w:val="24"/>
        <w:szCs w:val="24"/>
      </w:rPr>
    </w:lvl>
    <w:lvl w:ilvl="2">
      <w:start w:val="1"/>
      <w:numFmt w:val="decimal"/>
      <w:lvlText w:val="%2-%3"/>
      <w:lvlJc w:val="left"/>
      <w:pPr>
        <w:ind w:left="1038" w:hanging="709"/>
      </w:pPr>
      <w:rPr>
        <w:rFonts w:eastAsia="微软雅黑" w:hint="eastAsia"/>
        <w:sz w:val="24"/>
        <w:szCs w:val="22"/>
      </w:rPr>
    </w:lvl>
    <w:lvl w:ilvl="3">
      <w:start w:val="1"/>
      <w:numFmt w:val="decimal"/>
      <w:pStyle w:val="3"/>
      <w:lvlText w:val="%4)"/>
      <w:lvlJc w:val="left"/>
      <w:pPr>
        <w:ind w:left="1691" w:hanging="851"/>
      </w:pPr>
      <w:rPr>
        <w:rFonts w:eastAsia="微软雅黑" w:hint="eastAsia"/>
        <w:sz w:val="22"/>
        <w:szCs w:val="22"/>
      </w:rPr>
    </w:lvl>
    <w:lvl w:ilvl="4">
      <w:start w:val="1"/>
      <w:numFmt w:val="bullet"/>
      <w:lvlText w:val=""/>
      <w:lvlJc w:val="left"/>
      <w:pPr>
        <w:ind w:left="2269" w:hanging="992"/>
      </w:pPr>
      <w:rPr>
        <w:rFonts w:ascii="Symbol" w:hAnsi="Symbol" w:hint="default"/>
        <w:color w:val="auto"/>
        <w:sz w:val="22"/>
      </w:rPr>
    </w:lvl>
    <w:lvl w:ilvl="5">
      <w:start w:val="1"/>
      <w:numFmt w:val="none"/>
      <w:lvlText w:val=""/>
      <w:lvlJc w:val="left"/>
      <w:pPr>
        <w:ind w:left="1974" w:hanging="1134"/>
      </w:pPr>
      <w:rPr>
        <w:rFonts w:hint="eastAsia"/>
      </w:rPr>
    </w:lvl>
    <w:lvl w:ilvl="6">
      <w:start w:val="1"/>
      <w:numFmt w:val="none"/>
      <w:lvlText w:val=""/>
      <w:lvlJc w:val="left"/>
      <w:pPr>
        <w:ind w:left="2116" w:hanging="1276"/>
      </w:pPr>
      <w:rPr>
        <w:rFonts w:hint="eastAsia"/>
      </w:rPr>
    </w:lvl>
    <w:lvl w:ilvl="7">
      <w:start w:val="1"/>
      <w:numFmt w:val="none"/>
      <w:lvlText w:val=""/>
      <w:lvlJc w:val="left"/>
      <w:pPr>
        <w:ind w:left="2258" w:hanging="1418"/>
      </w:pPr>
      <w:rPr>
        <w:rFonts w:hint="eastAsia"/>
      </w:rPr>
    </w:lvl>
    <w:lvl w:ilvl="8">
      <w:start w:val="1"/>
      <w:numFmt w:val="none"/>
      <w:lvlText w:val=""/>
      <w:lvlJc w:val="left"/>
      <w:pPr>
        <w:ind w:left="2399" w:hanging="1559"/>
      </w:pPr>
      <w:rPr>
        <w:rFonts w:hint="eastAsia"/>
      </w:rPr>
    </w:lvl>
  </w:abstractNum>
  <w:abstractNum w:abstractNumId="7">
    <w:nsid w:val="448E418B"/>
    <w:multiLevelType w:val="multilevel"/>
    <w:tmpl w:val="3892B68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5673645"/>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46392D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A4926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4A607C64"/>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4B7173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3FD4E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6A71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7081CDC"/>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60DE69CD"/>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672002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97E5818"/>
    <w:multiLevelType w:val="multilevel"/>
    <w:tmpl w:val="3892B68A"/>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B2D7A91"/>
    <w:multiLevelType w:val="hybridMultilevel"/>
    <w:tmpl w:val="DAEE8C9A"/>
    <w:lvl w:ilvl="0" w:tplc="04090001">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20">
    <w:nsid w:val="6B6436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D07658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6EE22C8C"/>
    <w:multiLevelType w:val="hybridMultilevel"/>
    <w:tmpl w:val="7F020CE4"/>
    <w:lvl w:ilvl="0" w:tplc="04090001">
      <w:start w:val="1"/>
      <w:numFmt w:val="bullet"/>
      <w:lvlText w:val=""/>
      <w:lvlJc w:val="left"/>
      <w:pPr>
        <w:ind w:left="3120" w:hanging="480"/>
      </w:pPr>
      <w:rPr>
        <w:rFonts w:ascii="Wingdings" w:hAnsi="Wingdings" w:hint="default"/>
      </w:rPr>
    </w:lvl>
    <w:lvl w:ilvl="1" w:tplc="04090003" w:tentative="1">
      <w:start w:val="1"/>
      <w:numFmt w:val="bullet"/>
      <w:lvlText w:val=""/>
      <w:lvlJc w:val="left"/>
      <w:pPr>
        <w:ind w:left="3600" w:hanging="480"/>
      </w:pPr>
      <w:rPr>
        <w:rFonts w:ascii="Wingdings" w:hAnsi="Wingdings" w:hint="default"/>
      </w:rPr>
    </w:lvl>
    <w:lvl w:ilvl="2" w:tplc="04090005" w:tentative="1">
      <w:start w:val="1"/>
      <w:numFmt w:val="bullet"/>
      <w:lvlText w:val=""/>
      <w:lvlJc w:val="left"/>
      <w:pPr>
        <w:ind w:left="4080" w:hanging="480"/>
      </w:pPr>
      <w:rPr>
        <w:rFonts w:ascii="Wingdings" w:hAnsi="Wingdings" w:hint="default"/>
      </w:rPr>
    </w:lvl>
    <w:lvl w:ilvl="3" w:tplc="04090001" w:tentative="1">
      <w:start w:val="1"/>
      <w:numFmt w:val="bullet"/>
      <w:lvlText w:val=""/>
      <w:lvlJc w:val="left"/>
      <w:pPr>
        <w:ind w:left="4560" w:hanging="480"/>
      </w:pPr>
      <w:rPr>
        <w:rFonts w:ascii="Wingdings" w:hAnsi="Wingdings" w:hint="default"/>
      </w:rPr>
    </w:lvl>
    <w:lvl w:ilvl="4" w:tplc="04090003" w:tentative="1">
      <w:start w:val="1"/>
      <w:numFmt w:val="bullet"/>
      <w:lvlText w:val=""/>
      <w:lvlJc w:val="left"/>
      <w:pPr>
        <w:ind w:left="5040" w:hanging="480"/>
      </w:pPr>
      <w:rPr>
        <w:rFonts w:ascii="Wingdings" w:hAnsi="Wingdings" w:hint="default"/>
      </w:rPr>
    </w:lvl>
    <w:lvl w:ilvl="5" w:tplc="04090005" w:tentative="1">
      <w:start w:val="1"/>
      <w:numFmt w:val="bullet"/>
      <w:lvlText w:val=""/>
      <w:lvlJc w:val="left"/>
      <w:pPr>
        <w:ind w:left="5520" w:hanging="480"/>
      </w:pPr>
      <w:rPr>
        <w:rFonts w:ascii="Wingdings" w:hAnsi="Wingdings" w:hint="default"/>
      </w:rPr>
    </w:lvl>
    <w:lvl w:ilvl="6" w:tplc="04090001" w:tentative="1">
      <w:start w:val="1"/>
      <w:numFmt w:val="bullet"/>
      <w:lvlText w:val=""/>
      <w:lvlJc w:val="left"/>
      <w:pPr>
        <w:ind w:left="6000" w:hanging="480"/>
      </w:pPr>
      <w:rPr>
        <w:rFonts w:ascii="Wingdings" w:hAnsi="Wingdings" w:hint="default"/>
      </w:rPr>
    </w:lvl>
    <w:lvl w:ilvl="7" w:tplc="04090003" w:tentative="1">
      <w:start w:val="1"/>
      <w:numFmt w:val="bullet"/>
      <w:lvlText w:val=""/>
      <w:lvlJc w:val="left"/>
      <w:pPr>
        <w:ind w:left="6480" w:hanging="480"/>
      </w:pPr>
      <w:rPr>
        <w:rFonts w:ascii="Wingdings" w:hAnsi="Wingdings" w:hint="default"/>
      </w:rPr>
    </w:lvl>
    <w:lvl w:ilvl="8" w:tplc="04090005" w:tentative="1">
      <w:start w:val="1"/>
      <w:numFmt w:val="bullet"/>
      <w:lvlText w:val=""/>
      <w:lvlJc w:val="left"/>
      <w:pPr>
        <w:ind w:left="6960" w:hanging="480"/>
      </w:pPr>
      <w:rPr>
        <w:rFonts w:ascii="Wingdings" w:hAnsi="Wingdings" w:hint="default"/>
      </w:rPr>
    </w:lvl>
  </w:abstractNum>
  <w:abstractNum w:abstractNumId="23">
    <w:nsid w:val="7004225C"/>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76AC71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77141E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7CF50D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8"/>
  </w:num>
  <w:num w:numId="2">
    <w:abstractNumId w:val="16"/>
  </w:num>
  <w:num w:numId="3">
    <w:abstractNumId w:val="0"/>
  </w:num>
  <w:num w:numId="4">
    <w:abstractNumId w:val="8"/>
  </w:num>
  <w:num w:numId="5">
    <w:abstractNumId w:val="14"/>
  </w:num>
  <w:num w:numId="6">
    <w:abstractNumId w:val="6"/>
  </w:num>
  <w:num w:numId="7">
    <w:abstractNumId w:val="11"/>
  </w:num>
  <w:num w:numId="8">
    <w:abstractNumId w:val="15"/>
  </w:num>
  <w:num w:numId="9">
    <w:abstractNumId w:val="12"/>
  </w:num>
  <w:num w:numId="10">
    <w:abstractNumId w:val="23"/>
  </w:num>
  <w:num w:numId="11">
    <w:abstractNumId w:val="3"/>
  </w:num>
  <w:num w:numId="12">
    <w:abstractNumId w:val="19"/>
  </w:num>
  <w:num w:numId="13">
    <w:abstractNumId w:val="20"/>
  </w:num>
  <w:num w:numId="14">
    <w:abstractNumId w:val="17"/>
  </w:num>
  <w:num w:numId="15">
    <w:abstractNumId w:val="5"/>
  </w:num>
  <w:num w:numId="16">
    <w:abstractNumId w:val="1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26"/>
  </w:num>
  <w:num w:numId="20">
    <w:abstractNumId w:val="4"/>
  </w:num>
  <w:num w:numId="21">
    <w:abstractNumId w:val="10"/>
  </w:num>
  <w:num w:numId="22">
    <w:abstractNumId w:val="2"/>
  </w:num>
  <w:num w:numId="23">
    <w:abstractNumId w:val="25"/>
  </w:num>
  <w:num w:numId="24">
    <w:abstractNumId w:val="21"/>
  </w:num>
  <w:num w:numId="25">
    <w:abstractNumId w:val="9"/>
  </w:num>
  <w:num w:numId="26">
    <w:abstractNumId w:val="24"/>
  </w:num>
  <w:num w:numId="27">
    <w:abstractNumId w:val="7"/>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5F0"/>
    <w:rsid w:val="000017A2"/>
    <w:rsid w:val="00003028"/>
    <w:rsid w:val="00003B0C"/>
    <w:rsid w:val="00025188"/>
    <w:rsid w:val="00027351"/>
    <w:rsid w:val="000463F9"/>
    <w:rsid w:val="00050B00"/>
    <w:rsid w:val="00063B54"/>
    <w:rsid w:val="00063E03"/>
    <w:rsid w:val="000652FC"/>
    <w:rsid w:val="00067AD7"/>
    <w:rsid w:val="00071106"/>
    <w:rsid w:val="00072EDF"/>
    <w:rsid w:val="00077AF1"/>
    <w:rsid w:val="000818CE"/>
    <w:rsid w:val="00096B6C"/>
    <w:rsid w:val="000A7069"/>
    <w:rsid w:val="000C310A"/>
    <w:rsid w:val="000D11C3"/>
    <w:rsid w:val="000E3DBE"/>
    <w:rsid w:val="000F678C"/>
    <w:rsid w:val="001129FC"/>
    <w:rsid w:val="001227D1"/>
    <w:rsid w:val="001375EB"/>
    <w:rsid w:val="0014608F"/>
    <w:rsid w:val="00153333"/>
    <w:rsid w:val="00155D53"/>
    <w:rsid w:val="00155F83"/>
    <w:rsid w:val="00161E48"/>
    <w:rsid w:val="0016325D"/>
    <w:rsid w:val="00171A6A"/>
    <w:rsid w:val="00180060"/>
    <w:rsid w:val="001A123B"/>
    <w:rsid w:val="001B7746"/>
    <w:rsid w:val="001C1405"/>
    <w:rsid w:val="001D112F"/>
    <w:rsid w:val="001D16A9"/>
    <w:rsid w:val="001D1E17"/>
    <w:rsid w:val="001D5290"/>
    <w:rsid w:val="001E38DA"/>
    <w:rsid w:val="001F7256"/>
    <w:rsid w:val="001F76A6"/>
    <w:rsid w:val="002019B5"/>
    <w:rsid w:val="00205808"/>
    <w:rsid w:val="002064EB"/>
    <w:rsid w:val="002077D7"/>
    <w:rsid w:val="00210B70"/>
    <w:rsid w:val="00213596"/>
    <w:rsid w:val="00245BD5"/>
    <w:rsid w:val="00251F24"/>
    <w:rsid w:val="00254521"/>
    <w:rsid w:val="002554EA"/>
    <w:rsid w:val="00256EA7"/>
    <w:rsid w:val="00257D50"/>
    <w:rsid w:val="002612BA"/>
    <w:rsid w:val="00264746"/>
    <w:rsid w:val="002716CC"/>
    <w:rsid w:val="002743C5"/>
    <w:rsid w:val="00280201"/>
    <w:rsid w:val="002831FF"/>
    <w:rsid w:val="00287493"/>
    <w:rsid w:val="0028791A"/>
    <w:rsid w:val="00295C78"/>
    <w:rsid w:val="002968DD"/>
    <w:rsid w:val="002A1A78"/>
    <w:rsid w:val="002B3A39"/>
    <w:rsid w:val="002C4B57"/>
    <w:rsid w:val="002C599B"/>
    <w:rsid w:val="002E209C"/>
    <w:rsid w:val="002E50D2"/>
    <w:rsid w:val="00303B27"/>
    <w:rsid w:val="00307462"/>
    <w:rsid w:val="00307CB6"/>
    <w:rsid w:val="00320BCF"/>
    <w:rsid w:val="003237C3"/>
    <w:rsid w:val="003269EB"/>
    <w:rsid w:val="003323B3"/>
    <w:rsid w:val="00332585"/>
    <w:rsid w:val="00332D29"/>
    <w:rsid w:val="00335437"/>
    <w:rsid w:val="00341399"/>
    <w:rsid w:val="00346DFD"/>
    <w:rsid w:val="00346FDF"/>
    <w:rsid w:val="0035132D"/>
    <w:rsid w:val="003714DF"/>
    <w:rsid w:val="0039126E"/>
    <w:rsid w:val="003A42D1"/>
    <w:rsid w:val="003A5675"/>
    <w:rsid w:val="003B162E"/>
    <w:rsid w:val="003B6C01"/>
    <w:rsid w:val="003C7134"/>
    <w:rsid w:val="003D1B2A"/>
    <w:rsid w:val="003D6BB4"/>
    <w:rsid w:val="003F4003"/>
    <w:rsid w:val="00407E71"/>
    <w:rsid w:val="004114B6"/>
    <w:rsid w:val="00414C37"/>
    <w:rsid w:val="0042112F"/>
    <w:rsid w:val="00426451"/>
    <w:rsid w:val="0043601A"/>
    <w:rsid w:val="00443F41"/>
    <w:rsid w:val="00451A31"/>
    <w:rsid w:val="00451D81"/>
    <w:rsid w:val="0045538F"/>
    <w:rsid w:val="00461057"/>
    <w:rsid w:val="00472202"/>
    <w:rsid w:val="004773C2"/>
    <w:rsid w:val="00481BB6"/>
    <w:rsid w:val="00482CAC"/>
    <w:rsid w:val="0049608A"/>
    <w:rsid w:val="00496DB1"/>
    <w:rsid w:val="00496E96"/>
    <w:rsid w:val="00497580"/>
    <w:rsid w:val="004B0237"/>
    <w:rsid w:val="004C40A9"/>
    <w:rsid w:val="004D2A6E"/>
    <w:rsid w:val="004E2154"/>
    <w:rsid w:val="004F4AAB"/>
    <w:rsid w:val="00512191"/>
    <w:rsid w:val="00535C23"/>
    <w:rsid w:val="005403A1"/>
    <w:rsid w:val="00542476"/>
    <w:rsid w:val="0054293F"/>
    <w:rsid w:val="00554EC6"/>
    <w:rsid w:val="00563538"/>
    <w:rsid w:val="00563FCB"/>
    <w:rsid w:val="005708DB"/>
    <w:rsid w:val="00572E41"/>
    <w:rsid w:val="0058724B"/>
    <w:rsid w:val="0059687D"/>
    <w:rsid w:val="005A07B4"/>
    <w:rsid w:val="005A75D2"/>
    <w:rsid w:val="005B7BF4"/>
    <w:rsid w:val="005D6B44"/>
    <w:rsid w:val="005D6E97"/>
    <w:rsid w:val="005E2021"/>
    <w:rsid w:val="005E2C86"/>
    <w:rsid w:val="005E426B"/>
    <w:rsid w:val="005F3D36"/>
    <w:rsid w:val="005F5813"/>
    <w:rsid w:val="00601FF0"/>
    <w:rsid w:val="0061335F"/>
    <w:rsid w:val="00614E45"/>
    <w:rsid w:val="00632335"/>
    <w:rsid w:val="006372AD"/>
    <w:rsid w:val="0065347A"/>
    <w:rsid w:val="006549D3"/>
    <w:rsid w:val="00665415"/>
    <w:rsid w:val="00690586"/>
    <w:rsid w:val="006A79E9"/>
    <w:rsid w:val="006B2AC1"/>
    <w:rsid w:val="006E04DD"/>
    <w:rsid w:val="006E2C9C"/>
    <w:rsid w:val="006F0521"/>
    <w:rsid w:val="007017E7"/>
    <w:rsid w:val="00702B67"/>
    <w:rsid w:val="00705B8A"/>
    <w:rsid w:val="007202B1"/>
    <w:rsid w:val="00731418"/>
    <w:rsid w:val="00734B5A"/>
    <w:rsid w:val="007470B3"/>
    <w:rsid w:val="007509D6"/>
    <w:rsid w:val="00760879"/>
    <w:rsid w:val="00766520"/>
    <w:rsid w:val="007822A4"/>
    <w:rsid w:val="0078438C"/>
    <w:rsid w:val="007869CA"/>
    <w:rsid w:val="00796E68"/>
    <w:rsid w:val="007A3426"/>
    <w:rsid w:val="007B10B5"/>
    <w:rsid w:val="007D045F"/>
    <w:rsid w:val="007E0F4A"/>
    <w:rsid w:val="007E4F10"/>
    <w:rsid w:val="0080093D"/>
    <w:rsid w:val="00800D37"/>
    <w:rsid w:val="0081420A"/>
    <w:rsid w:val="008247B8"/>
    <w:rsid w:val="008323C9"/>
    <w:rsid w:val="00841D3C"/>
    <w:rsid w:val="00875BE3"/>
    <w:rsid w:val="008761AA"/>
    <w:rsid w:val="00880E87"/>
    <w:rsid w:val="008936D9"/>
    <w:rsid w:val="00897883"/>
    <w:rsid w:val="008A7E83"/>
    <w:rsid w:val="008B1D07"/>
    <w:rsid w:val="008B2F7A"/>
    <w:rsid w:val="008C11C3"/>
    <w:rsid w:val="008C6665"/>
    <w:rsid w:val="00902E7E"/>
    <w:rsid w:val="00921352"/>
    <w:rsid w:val="009537A6"/>
    <w:rsid w:val="00956583"/>
    <w:rsid w:val="00960577"/>
    <w:rsid w:val="009808ED"/>
    <w:rsid w:val="0098157A"/>
    <w:rsid w:val="00992F03"/>
    <w:rsid w:val="00995C70"/>
    <w:rsid w:val="00997268"/>
    <w:rsid w:val="00997BEC"/>
    <w:rsid w:val="009A017B"/>
    <w:rsid w:val="009D16C0"/>
    <w:rsid w:val="009D5E0D"/>
    <w:rsid w:val="009F5375"/>
    <w:rsid w:val="00A017F8"/>
    <w:rsid w:val="00A11C9E"/>
    <w:rsid w:val="00A12A2E"/>
    <w:rsid w:val="00A26497"/>
    <w:rsid w:val="00A30207"/>
    <w:rsid w:val="00A403D8"/>
    <w:rsid w:val="00A45AFA"/>
    <w:rsid w:val="00A471DF"/>
    <w:rsid w:val="00A611BA"/>
    <w:rsid w:val="00A64214"/>
    <w:rsid w:val="00A70AAB"/>
    <w:rsid w:val="00A7131A"/>
    <w:rsid w:val="00A8194C"/>
    <w:rsid w:val="00A8680D"/>
    <w:rsid w:val="00A901E6"/>
    <w:rsid w:val="00AA1297"/>
    <w:rsid w:val="00AA30AE"/>
    <w:rsid w:val="00AB127A"/>
    <w:rsid w:val="00AB15F9"/>
    <w:rsid w:val="00AC0115"/>
    <w:rsid w:val="00AD61B6"/>
    <w:rsid w:val="00AE2DBB"/>
    <w:rsid w:val="00AE5D1E"/>
    <w:rsid w:val="00B033B2"/>
    <w:rsid w:val="00B15FC7"/>
    <w:rsid w:val="00B3296A"/>
    <w:rsid w:val="00B4023E"/>
    <w:rsid w:val="00B43944"/>
    <w:rsid w:val="00B5515A"/>
    <w:rsid w:val="00B562EB"/>
    <w:rsid w:val="00B915F0"/>
    <w:rsid w:val="00B9354A"/>
    <w:rsid w:val="00B94858"/>
    <w:rsid w:val="00BA4C3C"/>
    <w:rsid w:val="00BA4FA3"/>
    <w:rsid w:val="00BA74BA"/>
    <w:rsid w:val="00BC1960"/>
    <w:rsid w:val="00BC5C92"/>
    <w:rsid w:val="00BC6A0A"/>
    <w:rsid w:val="00BC7E3C"/>
    <w:rsid w:val="00BD1066"/>
    <w:rsid w:val="00BD26DA"/>
    <w:rsid w:val="00BD285D"/>
    <w:rsid w:val="00BD35E8"/>
    <w:rsid w:val="00BE24C6"/>
    <w:rsid w:val="00BE5451"/>
    <w:rsid w:val="00BE6E98"/>
    <w:rsid w:val="00BF3E06"/>
    <w:rsid w:val="00BF6EDC"/>
    <w:rsid w:val="00C11D32"/>
    <w:rsid w:val="00C13C8C"/>
    <w:rsid w:val="00C259F1"/>
    <w:rsid w:val="00C30194"/>
    <w:rsid w:val="00C41FC1"/>
    <w:rsid w:val="00C43477"/>
    <w:rsid w:val="00C458A1"/>
    <w:rsid w:val="00C45D7B"/>
    <w:rsid w:val="00C62C3B"/>
    <w:rsid w:val="00C637ED"/>
    <w:rsid w:val="00C8567D"/>
    <w:rsid w:val="00CA58B7"/>
    <w:rsid w:val="00CB1DC5"/>
    <w:rsid w:val="00CC57A3"/>
    <w:rsid w:val="00CD29CB"/>
    <w:rsid w:val="00CD6D5D"/>
    <w:rsid w:val="00CF3A88"/>
    <w:rsid w:val="00CF7E8E"/>
    <w:rsid w:val="00D00B49"/>
    <w:rsid w:val="00D04356"/>
    <w:rsid w:val="00D22F9A"/>
    <w:rsid w:val="00D325E2"/>
    <w:rsid w:val="00D33CC3"/>
    <w:rsid w:val="00D351B8"/>
    <w:rsid w:val="00D35251"/>
    <w:rsid w:val="00D37910"/>
    <w:rsid w:val="00D6538D"/>
    <w:rsid w:val="00D674E3"/>
    <w:rsid w:val="00D74517"/>
    <w:rsid w:val="00DA12CC"/>
    <w:rsid w:val="00DB3EBE"/>
    <w:rsid w:val="00DE5295"/>
    <w:rsid w:val="00DF2899"/>
    <w:rsid w:val="00E001A0"/>
    <w:rsid w:val="00E028B8"/>
    <w:rsid w:val="00E039F3"/>
    <w:rsid w:val="00E0520E"/>
    <w:rsid w:val="00E22992"/>
    <w:rsid w:val="00E236B0"/>
    <w:rsid w:val="00E36B8A"/>
    <w:rsid w:val="00E40B86"/>
    <w:rsid w:val="00E46C6C"/>
    <w:rsid w:val="00E62E92"/>
    <w:rsid w:val="00E64AA1"/>
    <w:rsid w:val="00E727F7"/>
    <w:rsid w:val="00E74FE2"/>
    <w:rsid w:val="00E75C58"/>
    <w:rsid w:val="00EA4B55"/>
    <w:rsid w:val="00EA5538"/>
    <w:rsid w:val="00EB65DC"/>
    <w:rsid w:val="00EB6EC7"/>
    <w:rsid w:val="00EC2C95"/>
    <w:rsid w:val="00EC3E04"/>
    <w:rsid w:val="00EC78A4"/>
    <w:rsid w:val="00EE19BB"/>
    <w:rsid w:val="00EE49D7"/>
    <w:rsid w:val="00EE7ACA"/>
    <w:rsid w:val="00EF0783"/>
    <w:rsid w:val="00EF5CEC"/>
    <w:rsid w:val="00F146B4"/>
    <w:rsid w:val="00F245ED"/>
    <w:rsid w:val="00F32A7F"/>
    <w:rsid w:val="00F34927"/>
    <w:rsid w:val="00F40A8C"/>
    <w:rsid w:val="00F4655D"/>
    <w:rsid w:val="00F47991"/>
    <w:rsid w:val="00F52BB0"/>
    <w:rsid w:val="00F52DA3"/>
    <w:rsid w:val="00F67B63"/>
    <w:rsid w:val="00F71E77"/>
    <w:rsid w:val="00F72368"/>
    <w:rsid w:val="00F74562"/>
    <w:rsid w:val="00F916E3"/>
    <w:rsid w:val="00F92B62"/>
    <w:rsid w:val="00FA5FDE"/>
    <w:rsid w:val="00FB37A3"/>
    <w:rsid w:val="00FB3C91"/>
    <w:rsid w:val="00FB605E"/>
    <w:rsid w:val="00FE7BB4"/>
    <w:rsid w:val="00FF0B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496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5F0"/>
    <w:pPr>
      <w:widowControl w:val="0"/>
      <w:jc w:val="both"/>
    </w:pPr>
    <w:rPr>
      <w:rFonts w:ascii="Calibri" w:eastAsia="微软雅黑" w:hAnsi="Calibri" w:cs="Times New Roman"/>
      <w:sz w:val="22"/>
    </w:rPr>
  </w:style>
  <w:style w:type="paragraph" w:styleId="1">
    <w:name w:val="heading 1"/>
    <w:basedOn w:val="a"/>
    <w:next w:val="a"/>
    <w:link w:val="10"/>
    <w:uiPriority w:val="9"/>
    <w:qFormat/>
    <w:rsid w:val="00E001A0"/>
    <w:pPr>
      <w:keepNext/>
      <w:keepLines/>
      <w:spacing w:before="340" w:after="330" w:line="578" w:lineRule="auto"/>
      <w:outlineLvl w:val="0"/>
    </w:pPr>
    <w:rPr>
      <w:b/>
      <w:bCs/>
      <w:kern w:val="44"/>
      <w:sz w:val="40"/>
      <w:szCs w:val="44"/>
    </w:rPr>
  </w:style>
  <w:style w:type="paragraph" w:styleId="2">
    <w:name w:val="heading 2"/>
    <w:basedOn w:val="a"/>
    <w:next w:val="a"/>
    <w:link w:val="20"/>
    <w:uiPriority w:val="9"/>
    <w:unhideWhenUsed/>
    <w:qFormat/>
    <w:rsid w:val="00B94858"/>
    <w:pPr>
      <w:keepNext/>
      <w:keepLines/>
      <w:numPr>
        <w:ilvl w:val="1"/>
        <w:numId w:val="1"/>
      </w:numPr>
      <w:outlineLvl w:val="1"/>
    </w:pPr>
    <w:rPr>
      <w:rFonts w:asciiTheme="majorHAnsi" w:hAnsiTheme="majorHAnsi" w:cstheme="majorBidi"/>
      <w:b/>
      <w:bCs/>
      <w:sz w:val="28"/>
      <w:szCs w:val="32"/>
    </w:rPr>
  </w:style>
  <w:style w:type="paragraph" w:styleId="30">
    <w:name w:val="heading 3"/>
    <w:basedOn w:val="a"/>
    <w:next w:val="a"/>
    <w:link w:val="31"/>
    <w:uiPriority w:val="9"/>
    <w:unhideWhenUsed/>
    <w:qFormat/>
    <w:rsid w:val="003714DF"/>
    <w:pPr>
      <w:keepNext/>
      <w:keepLines/>
      <w:outlineLvl w:val="2"/>
    </w:pPr>
    <w:rPr>
      <w:b/>
      <w:bCs/>
      <w:sz w:val="24"/>
      <w:szCs w:val="32"/>
    </w:rPr>
  </w:style>
  <w:style w:type="paragraph" w:styleId="4">
    <w:name w:val="heading 4"/>
    <w:basedOn w:val="a"/>
    <w:next w:val="a"/>
    <w:link w:val="40"/>
    <w:uiPriority w:val="9"/>
    <w:unhideWhenUsed/>
    <w:qFormat/>
    <w:rsid w:val="003714DF"/>
    <w:pPr>
      <w:keepNext/>
      <w:keepLines/>
      <w:outlineLvl w:val="3"/>
    </w:pPr>
    <w:rPr>
      <w:rFonts w:asciiTheme="majorHAnsi" w:hAnsiTheme="majorHAnsi" w:cstheme="majorBidi"/>
      <w:b/>
      <w:bCs/>
      <w:sz w:val="21"/>
      <w:szCs w:val="28"/>
    </w:rPr>
  </w:style>
  <w:style w:type="paragraph" w:styleId="5">
    <w:name w:val="heading 5"/>
    <w:basedOn w:val="a"/>
    <w:next w:val="a"/>
    <w:link w:val="50"/>
    <w:uiPriority w:val="9"/>
    <w:unhideWhenUsed/>
    <w:qFormat/>
    <w:rsid w:val="00B915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001A0"/>
    <w:rPr>
      <w:rFonts w:ascii="Calibri" w:eastAsia="微软雅黑" w:hAnsi="Calibri" w:cs="Times New Roman"/>
      <w:b/>
      <w:bCs/>
      <w:kern w:val="44"/>
      <w:sz w:val="40"/>
      <w:szCs w:val="44"/>
    </w:rPr>
  </w:style>
  <w:style w:type="paragraph" w:styleId="a3">
    <w:name w:val="Document Map"/>
    <w:basedOn w:val="a"/>
    <w:link w:val="a4"/>
    <w:uiPriority w:val="99"/>
    <w:semiHidden/>
    <w:unhideWhenUsed/>
    <w:rsid w:val="00B915F0"/>
    <w:rPr>
      <w:rFonts w:ascii="宋体" w:eastAsia="宋体"/>
      <w:sz w:val="18"/>
      <w:szCs w:val="18"/>
    </w:rPr>
  </w:style>
  <w:style w:type="character" w:customStyle="1" w:styleId="a4">
    <w:name w:val="文档结构图 字符"/>
    <w:basedOn w:val="a0"/>
    <w:link w:val="a3"/>
    <w:uiPriority w:val="99"/>
    <w:semiHidden/>
    <w:rsid w:val="00B915F0"/>
    <w:rPr>
      <w:rFonts w:ascii="宋体" w:eastAsia="宋体" w:hAnsi="Calibri" w:cs="Times New Roman"/>
      <w:sz w:val="18"/>
      <w:szCs w:val="18"/>
    </w:rPr>
  </w:style>
  <w:style w:type="character" w:customStyle="1" w:styleId="20">
    <w:name w:val="标题 2字符"/>
    <w:basedOn w:val="a0"/>
    <w:link w:val="2"/>
    <w:uiPriority w:val="9"/>
    <w:rsid w:val="00B94858"/>
    <w:rPr>
      <w:rFonts w:asciiTheme="majorHAnsi" w:eastAsia="微软雅黑" w:hAnsiTheme="majorHAnsi" w:cstheme="majorBidi"/>
      <w:b/>
      <w:bCs/>
      <w:sz w:val="28"/>
      <w:szCs w:val="32"/>
    </w:rPr>
  </w:style>
  <w:style w:type="character" w:customStyle="1" w:styleId="31">
    <w:name w:val="标题 3字符"/>
    <w:basedOn w:val="a0"/>
    <w:link w:val="30"/>
    <w:uiPriority w:val="9"/>
    <w:rsid w:val="003714DF"/>
    <w:rPr>
      <w:rFonts w:ascii="Calibri" w:eastAsia="微软雅黑" w:hAnsi="Calibri" w:cs="Times New Roman"/>
      <w:b/>
      <w:bCs/>
      <w:sz w:val="24"/>
      <w:szCs w:val="32"/>
    </w:rPr>
  </w:style>
  <w:style w:type="character" w:customStyle="1" w:styleId="40">
    <w:name w:val="标题 4字符"/>
    <w:basedOn w:val="a0"/>
    <w:link w:val="4"/>
    <w:uiPriority w:val="9"/>
    <w:rsid w:val="003714DF"/>
    <w:rPr>
      <w:rFonts w:asciiTheme="majorHAnsi" w:eastAsia="微软雅黑" w:hAnsiTheme="majorHAnsi" w:cstheme="majorBidi"/>
      <w:b/>
      <w:bCs/>
      <w:szCs w:val="28"/>
    </w:rPr>
  </w:style>
  <w:style w:type="character" w:customStyle="1" w:styleId="50">
    <w:name w:val="标题 5字符"/>
    <w:basedOn w:val="a0"/>
    <w:link w:val="5"/>
    <w:uiPriority w:val="9"/>
    <w:rsid w:val="00B915F0"/>
    <w:rPr>
      <w:rFonts w:ascii="Calibri" w:eastAsia="微软雅黑" w:hAnsi="Calibri" w:cs="Times New Roman"/>
      <w:b/>
      <w:bCs/>
      <w:sz w:val="28"/>
      <w:szCs w:val="28"/>
    </w:rPr>
  </w:style>
  <w:style w:type="paragraph" w:styleId="a5">
    <w:name w:val="List Paragraph"/>
    <w:basedOn w:val="a"/>
    <w:uiPriority w:val="34"/>
    <w:qFormat/>
    <w:rsid w:val="00B915F0"/>
    <w:pPr>
      <w:ind w:firstLineChars="200" w:firstLine="420"/>
    </w:pPr>
  </w:style>
  <w:style w:type="paragraph" w:customStyle="1" w:styleId="3">
    <w:name w:val="标题3"/>
    <w:basedOn w:val="a5"/>
    <w:next w:val="a"/>
    <w:link w:val="32"/>
    <w:autoRedefine/>
    <w:qFormat/>
    <w:rsid w:val="00702B67"/>
    <w:pPr>
      <w:numPr>
        <w:ilvl w:val="3"/>
        <w:numId w:val="6"/>
      </w:numPr>
      <w:ind w:firstLineChars="0" w:firstLine="0"/>
    </w:pPr>
    <w:rPr>
      <w:rFonts w:ascii="Hiragino Sans GB W3" w:eastAsia="Hiragino Sans GB W3" w:hAnsi="Hiragino Sans GB W3"/>
    </w:rPr>
  </w:style>
  <w:style w:type="character" w:customStyle="1" w:styleId="32">
    <w:name w:val="标题3字符"/>
    <w:link w:val="3"/>
    <w:rsid w:val="00702B67"/>
    <w:rPr>
      <w:rFonts w:ascii="Hiragino Sans GB W3" w:eastAsia="Hiragino Sans GB W3" w:hAnsi="Hiragino Sans GB W3" w:cs="Times New Roman"/>
      <w:sz w:val="22"/>
    </w:rPr>
  </w:style>
  <w:style w:type="paragraph" w:styleId="a6">
    <w:name w:val="Revision"/>
    <w:hidden/>
    <w:uiPriority w:val="99"/>
    <w:semiHidden/>
    <w:rsid w:val="0081420A"/>
    <w:rPr>
      <w:rFonts w:ascii="Calibri" w:eastAsia="微软雅黑" w:hAnsi="Calibri" w:cs="Times New Roman"/>
      <w:sz w:val="22"/>
    </w:rPr>
  </w:style>
  <w:style w:type="paragraph" w:styleId="a7">
    <w:name w:val="Balloon Text"/>
    <w:basedOn w:val="a"/>
    <w:link w:val="a8"/>
    <w:uiPriority w:val="99"/>
    <w:semiHidden/>
    <w:unhideWhenUsed/>
    <w:rsid w:val="00335437"/>
    <w:rPr>
      <w:sz w:val="18"/>
      <w:szCs w:val="18"/>
    </w:rPr>
  </w:style>
  <w:style w:type="character" w:customStyle="1" w:styleId="a8">
    <w:name w:val="批注框文本字符"/>
    <w:basedOn w:val="a0"/>
    <w:link w:val="a7"/>
    <w:uiPriority w:val="99"/>
    <w:semiHidden/>
    <w:rsid w:val="00335437"/>
    <w:rPr>
      <w:rFonts w:ascii="Calibri" w:eastAsia="微软雅黑" w:hAnsi="Calibri" w:cs="Times New Roman"/>
      <w:sz w:val="18"/>
      <w:szCs w:val="18"/>
    </w:rPr>
  </w:style>
  <w:style w:type="paragraph" w:styleId="a9">
    <w:name w:val="header"/>
    <w:basedOn w:val="a"/>
    <w:link w:val="aa"/>
    <w:uiPriority w:val="99"/>
    <w:unhideWhenUsed/>
    <w:rsid w:val="008B1D0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8B1D07"/>
    <w:rPr>
      <w:rFonts w:ascii="Calibri" w:eastAsia="微软雅黑" w:hAnsi="Calibri" w:cs="Times New Roman"/>
      <w:sz w:val="18"/>
      <w:szCs w:val="18"/>
    </w:rPr>
  </w:style>
  <w:style w:type="paragraph" w:styleId="ab">
    <w:name w:val="footer"/>
    <w:basedOn w:val="a"/>
    <w:link w:val="ac"/>
    <w:uiPriority w:val="99"/>
    <w:unhideWhenUsed/>
    <w:rsid w:val="008B1D07"/>
    <w:pPr>
      <w:tabs>
        <w:tab w:val="center" w:pos="4153"/>
        <w:tab w:val="right" w:pos="8306"/>
      </w:tabs>
      <w:snapToGrid w:val="0"/>
      <w:jc w:val="left"/>
    </w:pPr>
    <w:rPr>
      <w:sz w:val="18"/>
      <w:szCs w:val="18"/>
    </w:rPr>
  </w:style>
  <w:style w:type="character" w:customStyle="1" w:styleId="ac">
    <w:name w:val="页脚字符"/>
    <w:basedOn w:val="a0"/>
    <w:link w:val="ab"/>
    <w:uiPriority w:val="99"/>
    <w:rsid w:val="008B1D07"/>
    <w:rPr>
      <w:rFonts w:ascii="Calibri" w:eastAsia="微软雅黑" w:hAnsi="Calibri" w:cs="Times New Roman"/>
      <w:sz w:val="18"/>
      <w:szCs w:val="18"/>
    </w:rPr>
  </w:style>
  <w:style w:type="paragraph" w:styleId="TOC">
    <w:name w:val="TOC Heading"/>
    <w:basedOn w:val="1"/>
    <w:next w:val="a"/>
    <w:uiPriority w:val="39"/>
    <w:unhideWhenUsed/>
    <w:qFormat/>
    <w:rsid w:val="00EF5C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EF5CEC"/>
    <w:pPr>
      <w:spacing w:before="120"/>
      <w:jc w:val="left"/>
    </w:pPr>
    <w:rPr>
      <w:rFonts w:asciiTheme="minorHAnsi" w:hAnsiTheme="minorHAnsi"/>
      <w:b/>
      <w:sz w:val="24"/>
      <w:szCs w:val="24"/>
    </w:rPr>
  </w:style>
  <w:style w:type="paragraph" w:styleId="21">
    <w:name w:val="toc 2"/>
    <w:basedOn w:val="a"/>
    <w:next w:val="a"/>
    <w:autoRedefine/>
    <w:uiPriority w:val="39"/>
    <w:unhideWhenUsed/>
    <w:rsid w:val="00EF5CEC"/>
    <w:pPr>
      <w:ind w:left="220"/>
      <w:jc w:val="left"/>
    </w:pPr>
    <w:rPr>
      <w:rFonts w:asciiTheme="minorHAnsi" w:hAnsiTheme="minorHAnsi"/>
      <w:b/>
    </w:rPr>
  </w:style>
  <w:style w:type="paragraph" w:styleId="33">
    <w:name w:val="toc 3"/>
    <w:basedOn w:val="a"/>
    <w:next w:val="a"/>
    <w:autoRedefine/>
    <w:uiPriority w:val="39"/>
    <w:unhideWhenUsed/>
    <w:rsid w:val="00EF5CEC"/>
    <w:pPr>
      <w:ind w:left="440"/>
      <w:jc w:val="left"/>
    </w:pPr>
    <w:rPr>
      <w:rFonts w:asciiTheme="minorHAnsi" w:hAnsiTheme="minorHAnsi"/>
    </w:rPr>
  </w:style>
  <w:style w:type="paragraph" w:styleId="41">
    <w:name w:val="toc 4"/>
    <w:basedOn w:val="a"/>
    <w:next w:val="a"/>
    <w:autoRedefine/>
    <w:uiPriority w:val="39"/>
    <w:semiHidden/>
    <w:unhideWhenUsed/>
    <w:rsid w:val="00EF5CEC"/>
    <w:pPr>
      <w:ind w:left="660"/>
      <w:jc w:val="left"/>
    </w:pPr>
    <w:rPr>
      <w:rFonts w:asciiTheme="minorHAnsi" w:hAnsiTheme="minorHAnsi"/>
      <w:sz w:val="20"/>
      <w:szCs w:val="20"/>
    </w:rPr>
  </w:style>
  <w:style w:type="paragraph" w:styleId="51">
    <w:name w:val="toc 5"/>
    <w:basedOn w:val="a"/>
    <w:next w:val="a"/>
    <w:autoRedefine/>
    <w:uiPriority w:val="39"/>
    <w:semiHidden/>
    <w:unhideWhenUsed/>
    <w:rsid w:val="00EF5CEC"/>
    <w:pPr>
      <w:ind w:left="880"/>
      <w:jc w:val="left"/>
    </w:pPr>
    <w:rPr>
      <w:rFonts w:asciiTheme="minorHAnsi" w:hAnsiTheme="minorHAnsi"/>
      <w:sz w:val="20"/>
      <w:szCs w:val="20"/>
    </w:rPr>
  </w:style>
  <w:style w:type="paragraph" w:styleId="6">
    <w:name w:val="toc 6"/>
    <w:basedOn w:val="a"/>
    <w:next w:val="a"/>
    <w:autoRedefine/>
    <w:uiPriority w:val="39"/>
    <w:semiHidden/>
    <w:unhideWhenUsed/>
    <w:rsid w:val="00EF5CEC"/>
    <w:pPr>
      <w:ind w:left="1100"/>
      <w:jc w:val="left"/>
    </w:pPr>
    <w:rPr>
      <w:rFonts w:asciiTheme="minorHAnsi" w:hAnsiTheme="minorHAnsi"/>
      <w:sz w:val="20"/>
      <w:szCs w:val="20"/>
    </w:rPr>
  </w:style>
  <w:style w:type="paragraph" w:styleId="7">
    <w:name w:val="toc 7"/>
    <w:basedOn w:val="a"/>
    <w:next w:val="a"/>
    <w:autoRedefine/>
    <w:uiPriority w:val="39"/>
    <w:semiHidden/>
    <w:unhideWhenUsed/>
    <w:rsid w:val="00EF5CEC"/>
    <w:pPr>
      <w:ind w:left="1320"/>
      <w:jc w:val="left"/>
    </w:pPr>
    <w:rPr>
      <w:rFonts w:asciiTheme="minorHAnsi" w:hAnsiTheme="minorHAnsi"/>
      <w:sz w:val="20"/>
      <w:szCs w:val="20"/>
    </w:rPr>
  </w:style>
  <w:style w:type="paragraph" w:styleId="8">
    <w:name w:val="toc 8"/>
    <w:basedOn w:val="a"/>
    <w:next w:val="a"/>
    <w:autoRedefine/>
    <w:uiPriority w:val="39"/>
    <w:semiHidden/>
    <w:unhideWhenUsed/>
    <w:rsid w:val="00EF5CEC"/>
    <w:pPr>
      <w:ind w:left="1540"/>
      <w:jc w:val="left"/>
    </w:pPr>
    <w:rPr>
      <w:rFonts w:asciiTheme="minorHAnsi" w:hAnsiTheme="minorHAnsi"/>
      <w:sz w:val="20"/>
      <w:szCs w:val="20"/>
    </w:rPr>
  </w:style>
  <w:style w:type="paragraph" w:styleId="9">
    <w:name w:val="toc 9"/>
    <w:basedOn w:val="a"/>
    <w:next w:val="a"/>
    <w:autoRedefine/>
    <w:uiPriority w:val="39"/>
    <w:semiHidden/>
    <w:unhideWhenUsed/>
    <w:rsid w:val="00EF5CEC"/>
    <w:pPr>
      <w:ind w:left="1760"/>
      <w:jc w:val="left"/>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5F0"/>
    <w:pPr>
      <w:widowControl w:val="0"/>
      <w:jc w:val="both"/>
    </w:pPr>
    <w:rPr>
      <w:rFonts w:ascii="Calibri" w:eastAsia="微软雅黑" w:hAnsi="Calibri" w:cs="Times New Roman"/>
      <w:sz w:val="22"/>
    </w:rPr>
  </w:style>
  <w:style w:type="paragraph" w:styleId="1">
    <w:name w:val="heading 1"/>
    <w:basedOn w:val="a"/>
    <w:next w:val="a"/>
    <w:link w:val="10"/>
    <w:uiPriority w:val="9"/>
    <w:qFormat/>
    <w:rsid w:val="00E001A0"/>
    <w:pPr>
      <w:keepNext/>
      <w:keepLines/>
      <w:spacing w:before="340" w:after="330" w:line="578" w:lineRule="auto"/>
      <w:outlineLvl w:val="0"/>
    </w:pPr>
    <w:rPr>
      <w:b/>
      <w:bCs/>
      <w:kern w:val="44"/>
      <w:sz w:val="40"/>
      <w:szCs w:val="44"/>
    </w:rPr>
  </w:style>
  <w:style w:type="paragraph" w:styleId="2">
    <w:name w:val="heading 2"/>
    <w:basedOn w:val="a"/>
    <w:next w:val="a"/>
    <w:link w:val="20"/>
    <w:uiPriority w:val="9"/>
    <w:unhideWhenUsed/>
    <w:qFormat/>
    <w:rsid w:val="00B94858"/>
    <w:pPr>
      <w:keepNext/>
      <w:keepLines/>
      <w:numPr>
        <w:ilvl w:val="1"/>
        <w:numId w:val="1"/>
      </w:numPr>
      <w:outlineLvl w:val="1"/>
    </w:pPr>
    <w:rPr>
      <w:rFonts w:asciiTheme="majorHAnsi" w:hAnsiTheme="majorHAnsi" w:cstheme="majorBidi"/>
      <w:b/>
      <w:bCs/>
      <w:sz w:val="28"/>
      <w:szCs w:val="32"/>
    </w:rPr>
  </w:style>
  <w:style w:type="paragraph" w:styleId="30">
    <w:name w:val="heading 3"/>
    <w:basedOn w:val="a"/>
    <w:next w:val="a"/>
    <w:link w:val="31"/>
    <w:uiPriority w:val="9"/>
    <w:unhideWhenUsed/>
    <w:qFormat/>
    <w:rsid w:val="003714DF"/>
    <w:pPr>
      <w:keepNext/>
      <w:keepLines/>
      <w:outlineLvl w:val="2"/>
    </w:pPr>
    <w:rPr>
      <w:b/>
      <w:bCs/>
      <w:sz w:val="24"/>
      <w:szCs w:val="32"/>
    </w:rPr>
  </w:style>
  <w:style w:type="paragraph" w:styleId="4">
    <w:name w:val="heading 4"/>
    <w:basedOn w:val="a"/>
    <w:next w:val="a"/>
    <w:link w:val="40"/>
    <w:uiPriority w:val="9"/>
    <w:unhideWhenUsed/>
    <w:qFormat/>
    <w:rsid w:val="003714DF"/>
    <w:pPr>
      <w:keepNext/>
      <w:keepLines/>
      <w:outlineLvl w:val="3"/>
    </w:pPr>
    <w:rPr>
      <w:rFonts w:asciiTheme="majorHAnsi" w:hAnsiTheme="majorHAnsi" w:cstheme="majorBidi"/>
      <w:b/>
      <w:bCs/>
      <w:sz w:val="21"/>
      <w:szCs w:val="28"/>
    </w:rPr>
  </w:style>
  <w:style w:type="paragraph" w:styleId="5">
    <w:name w:val="heading 5"/>
    <w:basedOn w:val="a"/>
    <w:next w:val="a"/>
    <w:link w:val="50"/>
    <w:uiPriority w:val="9"/>
    <w:unhideWhenUsed/>
    <w:qFormat/>
    <w:rsid w:val="00B915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E001A0"/>
    <w:rPr>
      <w:rFonts w:ascii="Calibri" w:eastAsia="微软雅黑" w:hAnsi="Calibri" w:cs="Times New Roman"/>
      <w:b/>
      <w:bCs/>
      <w:kern w:val="44"/>
      <w:sz w:val="40"/>
      <w:szCs w:val="44"/>
    </w:rPr>
  </w:style>
  <w:style w:type="paragraph" w:styleId="a3">
    <w:name w:val="Document Map"/>
    <w:basedOn w:val="a"/>
    <w:link w:val="a4"/>
    <w:uiPriority w:val="99"/>
    <w:semiHidden/>
    <w:unhideWhenUsed/>
    <w:rsid w:val="00B915F0"/>
    <w:rPr>
      <w:rFonts w:ascii="宋体" w:eastAsia="宋体"/>
      <w:sz w:val="18"/>
      <w:szCs w:val="18"/>
    </w:rPr>
  </w:style>
  <w:style w:type="character" w:customStyle="1" w:styleId="a4">
    <w:name w:val="文档结构图 字符"/>
    <w:basedOn w:val="a0"/>
    <w:link w:val="a3"/>
    <w:uiPriority w:val="99"/>
    <w:semiHidden/>
    <w:rsid w:val="00B915F0"/>
    <w:rPr>
      <w:rFonts w:ascii="宋体" w:eastAsia="宋体" w:hAnsi="Calibri" w:cs="Times New Roman"/>
      <w:sz w:val="18"/>
      <w:szCs w:val="18"/>
    </w:rPr>
  </w:style>
  <w:style w:type="character" w:customStyle="1" w:styleId="20">
    <w:name w:val="标题 2字符"/>
    <w:basedOn w:val="a0"/>
    <w:link w:val="2"/>
    <w:uiPriority w:val="9"/>
    <w:rsid w:val="00B94858"/>
    <w:rPr>
      <w:rFonts w:asciiTheme="majorHAnsi" w:eastAsia="微软雅黑" w:hAnsiTheme="majorHAnsi" w:cstheme="majorBidi"/>
      <w:b/>
      <w:bCs/>
      <w:sz w:val="28"/>
      <w:szCs w:val="32"/>
    </w:rPr>
  </w:style>
  <w:style w:type="character" w:customStyle="1" w:styleId="31">
    <w:name w:val="标题 3字符"/>
    <w:basedOn w:val="a0"/>
    <w:link w:val="30"/>
    <w:uiPriority w:val="9"/>
    <w:rsid w:val="003714DF"/>
    <w:rPr>
      <w:rFonts w:ascii="Calibri" w:eastAsia="微软雅黑" w:hAnsi="Calibri" w:cs="Times New Roman"/>
      <w:b/>
      <w:bCs/>
      <w:sz w:val="24"/>
      <w:szCs w:val="32"/>
    </w:rPr>
  </w:style>
  <w:style w:type="character" w:customStyle="1" w:styleId="40">
    <w:name w:val="标题 4字符"/>
    <w:basedOn w:val="a0"/>
    <w:link w:val="4"/>
    <w:uiPriority w:val="9"/>
    <w:rsid w:val="003714DF"/>
    <w:rPr>
      <w:rFonts w:asciiTheme="majorHAnsi" w:eastAsia="微软雅黑" w:hAnsiTheme="majorHAnsi" w:cstheme="majorBidi"/>
      <w:b/>
      <w:bCs/>
      <w:szCs w:val="28"/>
    </w:rPr>
  </w:style>
  <w:style w:type="character" w:customStyle="1" w:styleId="50">
    <w:name w:val="标题 5字符"/>
    <w:basedOn w:val="a0"/>
    <w:link w:val="5"/>
    <w:uiPriority w:val="9"/>
    <w:rsid w:val="00B915F0"/>
    <w:rPr>
      <w:rFonts w:ascii="Calibri" w:eastAsia="微软雅黑" w:hAnsi="Calibri" w:cs="Times New Roman"/>
      <w:b/>
      <w:bCs/>
      <w:sz w:val="28"/>
      <w:szCs w:val="28"/>
    </w:rPr>
  </w:style>
  <w:style w:type="paragraph" w:styleId="a5">
    <w:name w:val="List Paragraph"/>
    <w:basedOn w:val="a"/>
    <w:uiPriority w:val="34"/>
    <w:qFormat/>
    <w:rsid w:val="00B915F0"/>
    <w:pPr>
      <w:ind w:firstLineChars="200" w:firstLine="420"/>
    </w:pPr>
  </w:style>
  <w:style w:type="paragraph" w:customStyle="1" w:styleId="3">
    <w:name w:val="标题3"/>
    <w:basedOn w:val="a5"/>
    <w:next w:val="a"/>
    <w:link w:val="32"/>
    <w:autoRedefine/>
    <w:qFormat/>
    <w:rsid w:val="00702B67"/>
    <w:pPr>
      <w:numPr>
        <w:ilvl w:val="3"/>
        <w:numId w:val="6"/>
      </w:numPr>
      <w:ind w:firstLineChars="0" w:firstLine="0"/>
    </w:pPr>
    <w:rPr>
      <w:rFonts w:ascii="Hiragino Sans GB W3" w:eastAsia="Hiragino Sans GB W3" w:hAnsi="Hiragino Sans GB W3"/>
    </w:rPr>
  </w:style>
  <w:style w:type="character" w:customStyle="1" w:styleId="32">
    <w:name w:val="标题3字符"/>
    <w:link w:val="3"/>
    <w:rsid w:val="00702B67"/>
    <w:rPr>
      <w:rFonts w:ascii="Hiragino Sans GB W3" w:eastAsia="Hiragino Sans GB W3" w:hAnsi="Hiragino Sans GB W3" w:cs="Times New Roman"/>
      <w:sz w:val="22"/>
    </w:rPr>
  </w:style>
  <w:style w:type="paragraph" w:styleId="a6">
    <w:name w:val="Revision"/>
    <w:hidden/>
    <w:uiPriority w:val="99"/>
    <w:semiHidden/>
    <w:rsid w:val="0081420A"/>
    <w:rPr>
      <w:rFonts w:ascii="Calibri" w:eastAsia="微软雅黑" w:hAnsi="Calibri" w:cs="Times New Roman"/>
      <w:sz w:val="22"/>
    </w:rPr>
  </w:style>
  <w:style w:type="paragraph" w:styleId="a7">
    <w:name w:val="Balloon Text"/>
    <w:basedOn w:val="a"/>
    <w:link w:val="a8"/>
    <w:uiPriority w:val="99"/>
    <w:semiHidden/>
    <w:unhideWhenUsed/>
    <w:rsid w:val="00335437"/>
    <w:rPr>
      <w:sz w:val="18"/>
      <w:szCs w:val="18"/>
    </w:rPr>
  </w:style>
  <w:style w:type="character" w:customStyle="1" w:styleId="a8">
    <w:name w:val="批注框文本字符"/>
    <w:basedOn w:val="a0"/>
    <w:link w:val="a7"/>
    <w:uiPriority w:val="99"/>
    <w:semiHidden/>
    <w:rsid w:val="00335437"/>
    <w:rPr>
      <w:rFonts w:ascii="Calibri" w:eastAsia="微软雅黑" w:hAnsi="Calibri" w:cs="Times New Roman"/>
      <w:sz w:val="18"/>
      <w:szCs w:val="18"/>
    </w:rPr>
  </w:style>
  <w:style w:type="paragraph" w:styleId="a9">
    <w:name w:val="header"/>
    <w:basedOn w:val="a"/>
    <w:link w:val="aa"/>
    <w:uiPriority w:val="99"/>
    <w:unhideWhenUsed/>
    <w:rsid w:val="008B1D0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8B1D07"/>
    <w:rPr>
      <w:rFonts w:ascii="Calibri" w:eastAsia="微软雅黑" w:hAnsi="Calibri" w:cs="Times New Roman"/>
      <w:sz w:val="18"/>
      <w:szCs w:val="18"/>
    </w:rPr>
  </w:style>
  <w:style w:type="paragraph" w:styleId="ab">
    <w:name w:val="footer"/>
    <w:basedOn w:val="a"/>
    <w:link w:val="ac"/>
    <w:uiPriority w:val="99"/>
    <w:unhideWhenUsed/>
    <w:rsid w:val="008B1D07"/>
    <w:pPr>
      <w:tabs>
        <w:tab w:val="center" w:pos="4153"/>
        <w:tab w:val="right" w:pos="8306"/>
      </w:tabs>
      <w:snapToGrid w:val="0"/>
      <w:jc w:val="left"/>
    </w:pPr>
    <w:rPr>
      <w:sz w:val="18"/>
      <w:szCs w:val="18"/>
    </w:rPr>
  </w:style>
  <w:style w:type="character" w:customStyle="1" w:styleId="ac">
    <w:name w:val="页脚字符"/>
    <w:basedOn w:val="a0"/>
    <w:link w:val="ab"/>
    <w:uiPriority w:val="99"/>
    <w:rsid w:val="008B1D07"/>
    <w:rPr>
      <w:rFonts w:ascii="Calibri" w:eastAsia="微软雅黑" w:hAnsi="Calibri" w:cs="Times New Roman"/>
      <w:sz w:val="18"/>
      <w:szCs w:val="18"/>
    </w:rPr>
  </w:style>
  <w:style w:type="paragraph" w:styleId="TOC">
    <w:name w:val="TOC Heading"/>
    <w:basedOn w:val="1"/>
    <w:next w:val="a"/>
    <w:uiPriority w:val="39"/>
    <w:unhideWhenUsed/>
    <w:qFormat/>
    <w:rsid w:val="00EF5C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EF5CEC"/>
    <w:pPr>
      <w:spacing w:before="120"/>
      <w:jc w:val="left"/>
    </w:pPr>
    <w:rPr>
      <w:rFonts w:asciiTheme="minorHAnsi" w:hAnsiTheme="minorHAnsi"/>
      <w:b/>
      <w:sz w:val="24"/>
      <w:szCs w:val="24"/>
    </w:rPr>
  </w:style>
  <w:style w:type="paragraph" w:styleId="21">
    <w:name w:val="toc 2"/>
    <w:basedOn w:val="a"/>
    <w:next w:val="a"/>
    <w:autoRedefine/>
    <w:uiPriority w:val="39"/>
    <w:unhideWhenUsed/>
    <w:rsid w:val="00EF5CEC"/>
    <w:pPr>
      <w:ind w:left="220"/>
      <w:jc w:val="left"/>
    </w:pPr>
    <w:rPr>
      <w:rFonts w:asciiTheme="minorHAnsi" w:hAnsiTheme="minorHAnsi"/>
      <w:b/>
    </w:rPr>
  </w:style>
  <w:style w:type="paragraph" w:styleId="33">
    <w:name w:val="toc 3"/>
    <w:basedOn w:val="a"/>
    <w:next w:val="a"/>
    <w:autoRedefine/>
    <w:uiPriority w:val="39"/>
    <w:unhideWhenUsed/>
    <w:rsid w:val="00EF5CEC"/>
    <w:pPr>
      <w:ind w:left="440"/>
      <w:jc w:val="left"/>
    </w:pPr>
    <w:rPr>
      <w:rFonts w:asciiTheme="minorHAnsi" w:hAnsiTheme="minorHAnsi"/>
    </w:rPr>
  </w:style>
  <w:style w:type="paragraph" w:styleId="41">
    <w:name w:val="toc 4"/>
    <w:basedOn w:val="a"/>
    <w:next w:val="a"/>
    <w:autoRedefine/>
    <w:uiPriority w:val="39"/>
    <w:semiHidden/>
    <w:unhideWhenUsed/>
    <w:rsid w:val="00EF5CEC"/>
    <w:pPr>
      <w:ind w:left="660"/>
      <w:jc w:val="left"/>
    </w:pPr>
    <w:rPr>
      <w:rFonts w:asciiTheme="minorHAnsi" w:hAnsiTheme="minorHAnsi"/>
      <w:sz w:val="20"/>
      <w:szCs w:val="20"/>
    </w:rPr>
  </w:style>
  <w:style w:type="paragraph" w:styleId="51">
    <w:name w:val="toc 5"/>
    <w:basedOn w:val="a"/>
    <w:next w:val="a"/>
    <w:autoRedefine/>
    <w:uiPriority w:val="39"/>
    <w:semiHidden/>
    <w:unhideWhenUsed/>
    <w:rsid w:val="00EF5CEC"/>
    <w:pPr>
      <w:ind w:left="880"/>
      <w:jc w:val="left"/>
    </w:pPr>
    <w:rPr>
      <w:rFonts w:asciiTheme="minorHAnsi" w:hAnsiTheme="minorHAnsi"/>
      <w:sz w:val="20"/>
      <w:szCs w:val="20"/>
    </w:rPr>
  </w:style>
  <w:style w:type="paragraph" w:styleId="6">
    <w:name w:val="toc 6"/>
    <w:basedOn w:val="a"/>
    <w:next w:val="a"/>
    <w:autoRedefine/>
    <w:uiPriority w:val="39"/>
    <w:semiHidden/>
    <w:unhideWhenUsed/>
    <w:rsid w:val="00EF5CEC"/>
    <w:pPr>
      <w:ind w:left="1100"/>
      <w:jc w:val="left"/>
    </w:pPr>
    <w:rPr>
      <w:rFonts w:asciiTheme="minorHAnsi" w:hAnsiTheme="minorHAnsi"/>
      <w:sz w:val="20"/>
      <w:szCs w:val="20"/>
    </w:rPr>
  </w:style>
  <w:style w:type="paragraph" w:styleId="7">
    <w:name w:val="toc 7"/>
    <w:basedOn w:val="a"/>
    <w:next w:val="a"/>
    <w:autoRedefine/>
    <w:uiPriority w:val="39"/>
    <w:semiHidden/>
    <w:unhideWhenUsed/>
    <w:rsid w:val="00EF5CEC"/>
    <w:pPr>
      <w:ind w:left="1320"/>
      <w:jc w:val="left"/>
    </w:pPr>
    <w:rPr>
      <w:rFonts w:asciiTheme="minorHAnsi" w:hAnsiTheme="minorHAnsi"/>
      <w:sz w:val="20"/>
      <w:szCs w:val="20"/>
    </w:rPr>
  </w:style>
  <w:style w:type="paragraph" w:styleId="8">
    <w:name w:val="toc 8"/>
    <w:basedOn w:val="a"/>
    <w:next w:val="a"/>
    <w:autoRedefine/>
    <w:uiPriority w:val="39"/>
    <w:semiHidden/>
    <w:unhideWhenUsed/>
    <w:rsid w:val="00EF5CEC"/>
    <w:pPr>
      <w:ind w:left="1540"/>
      <w:jc w:val="left"/>
    </w:pPr>
    <w:rPr>
      <w:rFonts w:asciiTheme="minorHAnsi" w:hAnsiTheme="minorHAnsi"/>
      <w:sz w:val="20"/>
      <w:szCs w:val="20"/>
    </w:rPr>
  </w:style>
  <w:style w:type="paragraph" w:styleId="9">
    <w:name w:val="toc 9"/>
    <w:basedOn w:val="a"/>
    <w:next w:val="a"/>
    <w:autoRedefine/>
    <w:uiPriority w:val="39"/>
    <w:semiHidden/>
    <w:unhideWhenUsed/>
    <w:rsid w:val="00EF5CEC"/>
    <w:pPr>
      <w:ind w:left="176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88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28FCA-5096-A84A-8194-E7468450E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37</Pages>
  <Words>985</Words>
  <Characters>5618</Characters>
  <Application>Microsoft Macintosh Word</Application>
  <DocSecurity>0</DocSecurity>
  <Lines>46</Lines>
  <Paragraphs>13</Paragraphs>
  <ScaleCrop>false</ScaleCrop>
  <Company>河口海岸研究院</Company>
  <LinksUpToDate>false</LinksUpToDate>
  <CharactersWithSpaces>6590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孔亚珍</dc:creator>
  <cp:lastModifiedBy>政 王</cp:lastModifiedBy>
  <cp:revision>152</cp:revision>
  <dcterms:created xsi:type="dcterms:W3CDTF">2012-07-11T08:09:00Z</dcterms:created>
  <dcterms:modified xsi:type="dcterms:W3CDTF">2012-11-01T03:15:00Z</dcterms:modified>
</cp:coreProperties>
</file>